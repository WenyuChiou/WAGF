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6B4013CC" w14:textId="77777777" w:rsidR="00F803C3" w:rsidRDefault="00000000">
      <w:pPr>
        <w:spacing w:after="120" w:line="480" w:lineRule="auto"/>
        <w:jc w:val="center"/>
      </w:pPr>
      <w:r>
        <w:t>WAGF: A Governance Framework for LLM-Driven Agent-Based Models of Human-Water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t>WAGF reduces feasibility hallucination (R_H) and rationality deviation (R_R) relative to ungoverned LLM agents, while preserving high behavioral diversity.</w:t>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t>Governance rules transfer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offer a promising path toward cognitively realistic agent-based models (ABMs) for water resources planning, but unconstrained LLM agents can produce state-inconsistent and behaviorally incoherent decisions. We present WAGF (Water Agent Governance Framework), an open-source governance framework that enforces domain-specific physical and institutional constraints while preserving emergent behavioral diversity. WAGF integrates three components: (1) a rule-based validator chain, (2) a tiered cognitive memory system, and (3) a priority context builder. We report two complementary diagnostics: rationality deviation (R_R) and feasibility contradiction (R_H), and quantify diversity with Effective Behavioral Entropy (EBE). In flood adaptation experiments (100 agents, 10 years, three Gemma 3 sizes), governance reduces coherence deviations while maintaining higher effective diversity. We further demonstrate transferability in Colorado River irrigation management (78 districts, 42 years).</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t>Artificial intelligence language models can power virtual agents that make human-like decisions in water management simulations. Without governance, these agents may produce infeasible or behaviorally inconsistent choices. We developed WAGF, a governance framework that checks each decision against identity and physical constraints, then applies coherence checks, before execution. This process improves behavioral rationality while preserving diverse, realistic choices.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 xml:space="preserve">Agent-based models (ABMs) are a core method for coupled human-water analysis, including flood adaptation and irrigation under scarcity (Aerts et al., 2018; Di Baldassarre et al., 2013; Hung &amp; Yang, 2021). In water resources practice, many ABMs encode behavior through predefined, theory-grounded rules and utility assumptions, which support interpretability and calibration but limit adaptive expressivity (Filatova et al., 2013; Berglund, 2015). Large language models (LLMs) provide a complementary pathway: language-driven agents that produce context-dependent behavioral responses and can provide richer heterogeneity than fixed-rule policies (Park et al., 2023; Gao et al., 2024).</w:t>
      </w:r>
    </w:p>
    <w:p w14:paraId="5DCCD49B" w14:textId="77777777" w:rsidR="00F803C3" w:rsidRDefault="00000000">
      <w:pPr>
        <w:spacing w:after="120" w:line="480" w:lineRule="auto"/>
        <w:ind w:firstLine="360"/>
        <w:jc w:val="both"/>
      </w:pPr>
      <w:r>
        <w:t xml:space="preserve">This opportunity introduces a governance challenge. Without explicit controls, LLM agents can produce physically infeasible actions (behavioral hallucination), economically incoherent actions (operationalized in Section 3 as economic hallucination), and state-inconsistent action patterns that are difficult to detect from prompts alone (Ji et al., 2023). In water ABMs, these failures include re-adopting already completed measures, violating legal allocation constraints, or repeatedly selecting extreme actions under incompatible system states. In our experiments, prompt-only steering was insufficient; feasibility checks and audit traces were required to avoid overestimating behavioral diversity from invalid actions.</w:t>
      </w:r>
    </w:p>
    <w:p w14:paraId="160515C1" w14:textId="77777777" w:rsidR="00F803C3" w:rsidRDefault="00000000">
      <w:pPr>
        <w:spacing w:after="120" w:line="480" w:lineRule="auto"/>
        <w:ind w:firstLine="360"/>
        <w:jc w:val="both"/>
      </w:pPr>
      <w:r>
        <w:t xml:space="preserve">This Technical Note addresses that gap with three contributions. First, it presents WAGF (Water Agent Governance Framework), an open-source governance framework that sits between LLM reasoning and simulation execution. WAGF integrates a rule-based validator chain, skill-level action contracts and proposal checks, retry-with-feedback control, and structured audit logging. Second, it introduces Effective Behavioral Entropy (EBE), a metric that separates genuine decision diversity from hallucination-inflated diversity. Third, it demonstrates transfer across two configured domains, household flood adaptation (100 agents, 10 years) and Colorado River irrigation management (78 districts, 42 years), showing that governance can enforce physical and institutional feasibility while preserving bounded, human-like behavioral variation.</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framework between LLM reasoning and simulation state transition. Identity rules and physical rules are enforced as first-pass constraints before thinking-level coherence checks, so infeasible proposals are filtered prior to execution.</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t>Table 1. Cross-model governance effectiveness in flood adaptation (100 agents, 10 years). Ungov. = Group A (raw LLM), WAGF = governed configurations. Main table columns emphasize R_R and diversity retention (H_norm, EHE). R_H is retained as a strict feasibility safety diagnostic in 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14:paraId="492886AC" w14:textId="77777777" w:rsidR="00F803C3" w:rsidRDefault="00000000">
            <w:pPr>
              <w:jc w:val="center"/>
            </w:pPr>
            <w:r>
              <w:rPr>
                <w:b/>
                <w:sz w:val="18"/>
              </w:rPr>
              <w:t>Ungov. R</w:t>
            </w:r>
            <w:r>
              <w:rPr>
                <w:b/>
                <w:sz w:val="18"/>
                <w:vertAlign w:val="subscript"/>
              </w:rPr>
              <w:t>H</w:t>
            </w:r>
            <w:r>
              <w:rPr>
                <w:b/>
                <w:sz w:val="18"/>
              </w:rPr>
              <w:t>(%)</w:t>
            </w:r>
          </w:p>
        </w:tc>
        <w:tc>
          <w:tcPr>
            <w:tcW w:w="1800" w:type="dxa"/>
            <w:shd w:val="clear" w:color="auto" w:fill="D9E2F3"/>
            <w:vAlign w:val="center"/>
          </w:tcPr>
          <w:p w14:paraId="32C346D5" w14:textId="77777777" w:rsidR="00F803C3" w:rsidRDefault="00000000">
            <w:pPr>
              <w:jc w:val="center"/>
            </w:pPr>
            <w:r>
              <w:rPr>
                <w:b/>
                <w:sz w:val="18"/>
              </w:rPr>
              <w:t>WAGF R</w:t>
            </w:r>
            <w:r>
              <w:rPr>
                <w:b/>
                <w:sz w:val="18"/>
                <w:vertAlign w:val="subscript"/>
              </w:rPr>
              <w:t>H</w:t>
            </w:r>
            <w:r>
              <w:rPr>
                <w:b/>
                <w:sz w:val="18"/>
              </w:rPr>
              <w:t>(%)</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20.84</w:t>
            </w:r>
          </w:p>
        </w:tc>
        <w:tc>
          <w:tcPr>
            <w:tcW w:w="1800" w:type="dxa"/>
            <w:vAlign w:val="center"/>
          </w:tcPr>
          <w:p>
            <w:r>
              <w:t>2.80</w:t>
            </w:r>
          </w:p>
        </w:tc>
        <w:tc>
          <w:tcPr>
            <w:tcW w:w="2000" w:type="dxa"/>
            <w:vAlign w:val="center"/>
          </w:tcPr>
          <w:p>
            <w:r>
              <w:t>86.6</w:t>
            </w:r>
          </w:p>
        </w:tc>
        <w:tc>
          <w:tcPr>
            <w:tcW w:w="2000" w:type="dxa"/>
            <w:vAlign w:val="center"/>
          </w:tcPr>
          <w:p>
            <w:r>
              <w:t>48.7</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9.71</w:t>
            </w:r>
          </w:p>
        </w:tc>
        <w:tc>
          <w:tcPr>
            <w:tcW w:w="1800" w:type="dxa"/>
            <w:vAlign w:val="center"/>
          </w:tcPr>
          <w:p>
            <w:r>
              <w:t>0.00</w:t>
            </w:r>
          </w:p>
        </w:tc>
        <w:tc>
          <w:tcPr>
            <w:tcW w:w="2000" w:type="dxa"/>
            <w:vAlign w:val="center"/>
          </w:tcPr>
          <w:p>
            <w:r>
              <w:t>100.0</w:t>
            </w:r>
          </w:p>
        </w:tc>
        <w:tc>
          <w:tcPr>
            <w:tcW w:w="2000" w:type="dxa"/>
            <w:vAlign w:val="center"/>
          </w:tcPr>
          <w:p>
            <w:r>
              <w:t>11.1</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8.70</w:t>
            </w:r>
          </w:p>
        </w:tc>
        <w:tc>
          <w:tcPr>
            <w:tcW w:w="1800" w:type="dxa"/>
            <w:vAlign w:val="center"/>
          </w:tcPr>
          <w:p>
            <w:r>
              <w:t>0.00</w:t>
            </w:r>
          </w:p>
        </w:tc>
        <w:tc>
          <w:tcPr>
            <w:tcW w:w="2000" w:type="dxa"/>
            <w:vAlign w:val="center"/>
          </w:tcPr>
          <w:p>
            <w:r>
              <w:t>100.0</w:t>
            </w:r>
          </w:p>
        </w:tc>
        <w:tc>
          <w:tcPr>
            <w:tcW w:w="2000" w:type="dxa"/>
            <w:vAlign w:val="center"/>
          </w:tcPr>
          <w:p>
            <w:r>
              <w:t>7.9</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13.82</w:t>
            </w:r>
          </w:p>
        </w:tc>
        <w:tc>
          <w:tcPr>
            <w:tcW w:w="1800" w:type="dxa"/>
            <w:vAlign w:val="center"/>
          </w:tcPr>
          <w:p>
            <w:r>
              <w:t>0.13</w:t>
            </w:r>
          </w:p>
        </w:tc>
        <w:tc>
          <w:tcPr>
            <w:tcW w:w="2000" w:type="dxa"/>
            <w:vAlign w:val="center"/>
          </w:tcPr>
          <w:p>
            <w:r>
              <w:t>99.1</w:t>
            </w:r>
          </w:p>
        </w:tc>
        <w:tc>
          <w:tcPr>
            <w:tcW w:w="2000" w:type="dxa"/>
            <w:vAlign w:val="center"/>
          </w:tcPr>
          <w:p>
            <w:r>
              <w:t>70.4</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11.99</w:t>
            </w:r>
          </w:p>
        </w:tc>
        <w:tc>
          <w:tcPr>
            <w:tcW w:w="1800" w:type="dxa"/>
            <w:vAlign w:val="center"/>
          </w:tcPr>
          <w:p>
            <w:r>
              <w:t>0.00</w:t>
            </w:r>
          </w:p>
        </w:tc>
        <w:tc>
          <w:tcPr>
            <w:tcW w:w="2000" w:type="dxa"/>
            <w:vAlign w:val="center"/>
          </w:tcPr>
          <w:p>
            <w:r>
              <w:t>100.0</w:t>
            </w:r>
          </w:p>
        </w:tc>
        <w:tc>
          <w:tcPr>
            <w:tcW w:w="2000" w:type="dxa"/>
            <w:vAlign w:val="center"/>
          </w:tcPr>
          <w:p>
            <w:r>
              <w:t>-5.0</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11.61</w:t>
            </w:r>
          </w:p>
        </w:tc>
        <w:tc>
          <w:tcPr>
            <w:tcW w:w="1800" w:type="dxa"/>
            <w:vAlign w:val="center"/>
          </w:tcPr>
          <w:p>
            <w:r>
              <w:t>0.00</w:t>
            </w:r>
          </w:p>
        </w:tc>
        <w:tc>
          <w:tcPr>
            <w:tcW w:w="2000" w:type="dxa"/>
            <w:vAlign w:val="center"/>
          </w:tcPr>
          <w:p>
            <w:r>
              <w:t>100.0</w:t>
            </w:r>
          </w:p>
        </w:tc>
        <w:tc>
          <w:tcPr>
            <w:tcW w:w="2000" w:type="dxa"/>
            <w:vAlign w:val="center"/>
          </w:tcPr>
          <w:p>
            <w:r>
              <w:t>67.8</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n_active          (1)</w:t>
      </w:r>
    </w:p>
    <w:p w14:paraId="51E4AFA6" w14:textId="77777777" w:rsidR="00F803C3" w:rsidRDefault="00000000">
      <w:pPr>
        <w:spacing w:after="120" w:line="480" w:lineRule="auto"/>
        <w:jc w:val="both"/>
      </w:pPr>
      <w:r>
        <w:t>R_R = n_think / n_active          (2)</w:t>
      </w:r>
    </w:p>
    <w:p w14:paraId="4D3349D9" w14:textId="77777777" w:rsidR="00F803C3" w:rsidRDefault="00000000">
      <w:pPr>
        <w:spacing w:before="120" w:after="120" w:line="480" w:lineRule="auto"/>
        <w:jc w:val="center"/>
      </w:pPr>
      <w:r>
        <w:t>R_H is the feasibility hallucination rate (decision-level identity/feasibility violations over active decisions), while R_R is the rationality-deviation rate (decision-level thinking-rule coherence violations over active decisions). These numerators are counted at decision level and are not equal to retry workload metrics (retry_rows, retry_sum). We define Effective Behavioral Entropy (EBE) as diversity adjusted by feasibility burden:</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t>We compare three governance configurations using Gemma 3 4B (Gemma Team, 2024) as the primary LLM: Group A (ungoverned; raw LLM output executed directly), Group B (WAGF governance with sliding-window memory), and Group C (WAGF governance with human-centric memory and priority context schema). All groups use identical initial agent profiles, flood sequences, and random seeds to isolate the effect of governance.</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household is counted as a feasibility violation (R_H channel). Rationality deviation is evaluated with thinking-rule coherence checks between appraisal and selected action (R_R channel). Both channels are computed at decision level over active decisions, while retry counters are reported separately as governance workload.</w:t>
      </w:r>
    </w:p>
    <w:p w14:paraId="1588D2D4" w14:textId="77777777" w:rsidR="00F803C3" w:rsidRDefault="1937EF80">
      <w:pPr>
        <w:spacing w:after="120" w:line="480" w:lineRule="auto"/>
        <w:ind w:firstLine="360"/>
        <w:jc w:val="both"/>
      </w:pPr>
      <w:r>
        <w:t>Under the current strict feasibility definition (identity/precondition contradictions), R_H remains near zero across most runs. The dominant residual channel is coherence deviation (R_R), and governance (Groups B/C) substantially reduces this channel relative to ungoverned baselines.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The central performance pattern is lower coherence deviation (R_R) under governance with retained effective diversity (EHE). Raw entropy alone can be misleading when feasibility and coherence channels are not reported jointly; therefore we report R_R, R_H, H_norm, and EHE together.</w:t>
      </w:r>
    </w:p>
    <w:p w14:paraId="73B224E5" w14:textId="77777777" w:rsidR="00F803C3" w:rsidRDefault="00000000">
      <w:pPr>
        <w:spacing w:after="120" w:line="480" w:lineRule="auto"/>
        <w:ind w:firstLine="360"/>
        <w:jc w:val="both"/>
      </w:pPr>
      <w:r>
        <w:t>The most striking behavioral difference is relocation. Group A produces zero cumulative relocations: 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t>Table 1 (continued). Detailed model-level values are provided in the companion table sources (`Table1_main_metrics_v8.csv` for main results and SI tables for feasibility diagnostics).</w:t>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14:paraId="002C7CFB" w14:textId="77777777" w:rsidR="00F803C3" w:rsidRDefault="00000000">
            <w:r>
              <w:rPr>
                <w:sz w:val="18"/>
              </w:rPr>
              <w:t>Hallucination Rate (RH)</w:t>
            </w:r>
          </w:p>
        </w:tc>
        <w:tc>
          <w:tcPr>
            <w:tcW w:w="2256" w:type="dxa"/>
          </w:tcPr>
          <w:p>
            <w:r>
              <w:t>20.84%</w:t>
            </w:r>
          </w:p>
        </w:tc>
        <w:tc>
          <w:tcPr>
            <w:tcW w:w="2256" w:type="dxa"/>
          </w:tcPr>
          <w:p>
            <w:r>
              <w:t>0.58%</w:t>
            </w:r>
          </w:p>
        </w:tc>
        <w:tc>
          <w:tcPr>
            <w:tcW w:w="2256" w:type="dxa"/>
          </w:tcPr>
          <w:p>
            <w:r>
              <w:t>2.80%</w:t>
            </w:r>
          </w:p>
        </w:tc>
      </w:tr>
      <w:tr w:rsidR="00F803C3" w14:paraId="3DBD30BA" w14:textId="77777777">
        <w:tblPrEx>
          <w:tblCellMar>
            <w:top w:w="0" w:type="dxa"/>
            <w:bottom w:w="0" w:type="dxa"/>
          </w:tblCellMar>
        </w:tblPrEx>
        <w:trPr>
          <w:jc w:val="center"/>
        </w:trPr>
        <w:tc>
          <w:tcPr>
            <w:tcW w:w="2256" w:type="dxa"/>
          </w:tcPr>
          <w:p w14:paraId="5A9E6F84" w14:textId="77777777" w:rsidR="00F803C3" w:rsidRDefault="00000000">
            <w:r>
              <w:rPr>
                <w:sz w:val="18"/>
              </w:rPr>
              <w:t>Total hallucinations</w:t>
            </w:r>
          </w:p>
        </w:tc>
        <w:tc>
          <w:tcPr>
            <w:tcW w:w="2256" w:type="dxa"/>
          </w:tcPr>
          <w:p>
            <w:r>
              <w:t>208</w:t>
            </w:r>
          </w:p>
        </w:tc>
        <w:tc>
          <w:tcPr>
            <w:tcW w:w="2256" w:type="dxa"/>
          </w:tcPr>
          <w:p>
            <w:r>
              <w:t>5</w:t>
            </w:r>
          </w:p>
        </w:tc>
        <w:tc>
          <w:tcPr>
            <w:tcW w:w="2256" w:type="dxa"/>
          </w:tcPr>
          <w:p>
            <w:r>
              <w:t>24</w:t>
            </w:r>
          </w:p>
        </w:tc>
      </w:tr>
      <w:tr w:rsidR="00F803C3" w14:paraId="2956E30D" w14:textId="77777777">
        <w:tblPrEx>
          <w:tblCellMar>
            <w:top w:w="0" w:type="dxa"/>
            <w:bottom w:w="0" w:type="dxa"/>
          </w:tblCellMar>
        </w:tblPrEx>
        <w:trPr>
          <w:jc w:val="center"/>
        </w:trPr>
        <w:tc>
          <w:tcPr>
            <w:tcW w:w="2256" w:type="dxa"/>
          </w:tcPr>
          <w:p w14:paraId="1E032C69" w14:textId="77777777" w:rsidR="00F803C3" w:rsidRDefault="00000000">
            <w:r>
              <w:rPr>
                <w:sz w:val="18"/>
              </w:rPr>
              <w:t>Raw Hnorm</w:t>
            </w:r>
          </w:p>
        </w:tc>
        <w:tc>
          <w:tcPr>
            <w:tcW w:w="2256" w:type="dxa"/>
          </w:tcPr>
          <w:p>
            <w:r>
              <w:t>0.664</w:t>
            </w:r>
          </w:p>
        </w:tc>
        <w:tc>
          <w:tcPr>
            <w:tcW w:w="2256" w:type="dxa"/>
          </w:tcPr>
          <w:p>
            <w:r>
              <w:t>0.790</w:t>
            </w:r>
          </w:p>
        </w:tc>
        <w:tc>
          <w:tcPr>
            <w:tcW w:w="2256" w:type="dxa"/>
          </w:tcPr>
          <w:p>
            <w:r>
              <w:t>0.804</w:t>
            </w:r>
          </w:p>
        </w:tc>
      </w:tr>
      <w:tr w:rsidR="00F803C3" w14:paraId="02EF981F" w14:textId="77777777">
        <w:tblPrEx>
          <w:tblCellMar>
            <w:top w:w="0" w:type="dxa"/>
            <w:bottom w:w="0" w:type="dxa"/>
          </w:tblCellMar>
        </w:tblPrEx>
        <w:trPr>
          <w:jc w:val="center"/>
        </w:trPr>
        <w:tc>
          <w:tcPr>
            <w:tcW w:w="2256" w:type="dxa"/>
          </w:tcPr>
          <w:p w14:paraId="0551455D" w14:textId="77777777" w:rsidR="00F803C3" w:rsidRDefault="00000000">
            <w:r>
              <w:rPr>
                <w:sz w:val="18"/>
              </w:rPr>
              <w:t>Corrected Hnorm</w:t>
            </w:r>
          </w:p>
        </w:tc>
        <w:tc>
          <w:tcPr>
            <w:tcW w:w="2256" w:type="dxa"/>
          </w:tcPr>
          <w:p>
            <w:r>
              <w:t>-</w:t>
            </w:r>
          </w:p>
        </w:tc>
        <w:tc>
          <w:tcPr>
            <w:tcW w:w="2256" w:type="dxa"/>
          </w:tcPr>
          <w:p>
            <w:r>
              <w:t>-</w:t>
            </w:r>
          </w:p>
        </w:tc>
        <w:tc>
          <w:tcPr>
            <w:tcW w:w="2256" w:type="dxa"/>
          </w:tcPr>
          <w:p>
            <w:r>
              <w:t>-</w:t>
            </w:r>
          </w:p>
        </w:tc>
      </w:tr>
      <w:tr w:rsidR="00F803C3" w14:paraId="4525F9D5" w14:textId="77777777">
        <w:tblPrEx>
          <w:tblCellMar>
            <w:top w:w="0" w:type="dxa"/>
            <w:bottom w:w="0" w:type="dxa"/>
          </w:tblCellMar>
        </w:tblPrEx>
        <w:trPr>
          <w:jc w:val="center"/>
        </w:trPr>
        <w:tc>
          <w:tcPr>
            <w:tcW w:w="2256" w:type="dxa"/>
          </w:tcPr>
          <w:p w14:paraId="3CAB8712" w14:textId="77777777" w:rsidR="00F803C3" w:rsidRDefault="00000000">
            <w:r>
              <w:rPr>
                <w:sz w:val="18"/>
              </w:rPr>
              <w:t>EBE</w:t>
            </w:r>
          </w:p>
        </w:tc>
        <w:tc>
          <w:tcPr>
            <w:tcW w:w="2256" w:type="dxa"/>
          </w:tcPr>
          <w:p>
            <w:r>
              <w:t>0.526</w:t>
            </w:r>
          </w:p>
        </w:tc>
        <w:tc>
          <w:tcPr>
            <w:tcW w:w="2256" w:type="dxa"/>
          </w:tcPr>
          <w:p>
            <w:r>
              <w:t>0.785</w:t>
            </w:r>
          </w:p>
        </w:tc>
        <w:tc>
          <w:tcPr>
            <w:tcW w:w="2256" w:type="dxa"/>
          </w:tcPr>
          <w:p>
            <w:r>
              <w:t>0.782</w:t>
            </w:r>
          </w:p>
        </w:tc>
      </w:tr>
      <w:tr w:rsidR="00F803C3" w14:paraId="78BD8F06" w14:textId="77777777">
        <w:tblPrEx>
          <w:tblCellMar>
            <w:top w:w="0" w:type="dxa"/>
            <w:bottom w:w="0" w:type="dxa"/>
          </w:tblCellMar>
        </w:tblPrEx>
        <w:trPr>
          <w:jc w:val="center"/>
        </w:trPr>
        <w:tc>
          <w:tcPr>
            <w:tcW w:w="2256" w:type="dxa"/>
          </w:tcPr>
          <w:p w14:paraId="5CEE374B" w14:textId="77777777" w:rsidR="00F803C3" w:rsidRDefault="00000000">
            <w:r>
              <w:rPr>
                <w:sz w:val="18"/>
              </w:rPr>
              <w:t>Relocated (Year 10)</w:t>
            </w:r>
          </w:p>
        </w:tc>
        <w:tc>
          <w:tcPr>
            <w:tcW w:w="2256" w:type="dxa"/>
          </w:tcPr>
          <w:p>
            <w:r>
              <w:t>0 / 100</w:t>
            </w:r>
          </w:p>
        </w:tc>
        <w:tc>
          <w:tcPr>
            <w:tcW w:w="2256" w:type="dxa"/>
          </w:tcPr>
          <w:p>
            <w:r>
              <w:t>32 / 100</w:t>
            </w:r>
          </w:p>
        </w:tc>
        <w:tc>
          <w:tcPr>
            <w:tcW w:w="2256" w:type="dxa"/>
          </w:tcPr>
          <w:p>
            <w:r>
              <w:t>37 / 100</w:t>
            </w:r>
          </w:p>
        </w:tc>
      </w:tr>
      <w:tr w:rsidR="00F803C3" w14:paraId="303FEB6D" w14:textId="77777777">
        <w:tblPrEx>
          <w:tblCellMar>
            <w:top w:w="0" w:type="dxa"/>
            <w:bottom w:w="0" w:type="dxa"/>
          </w:tblCellMar>
        </w:tblPrEx>
        <w:trPr>
          <w:jc w:val="center"/>
        </w:trPr>
        <w:tc>
          <w:tcPr>
            <w:tcW w:w="2256" w:type="dxa"/>
          </w:tcPr>
          <w:p w14:paraId="1B24C980" w14:textId="77777777" w:rsidR="00F803C3" w:rsidRDefault="00000000">
            <w:r>
              <w:rPr>
                <w:sz w:val="18"/>
              </w:rPr>
              <w:t>Active agents (Year 10)</w:t>
            </w:r>
          </w:p>
        </w:tc>
        <w:tc>
          <w:tcPr>
            <w:tcW w:w="2256" w:type="dxa"/>
          </w:tcPr>
          <w:p w14:paraId="6D52F1C3" w14:textId="77777777" w:rsidR="00F803C3" w:rsidRDefault="00000000">
            <w:pPr>
              <w:jc w:val="center"/>
            </w:pPr>
            <w:r>
              <w:rPr>
                <w:sz w:val="18"/>
              </w:rPr>
              <w:t>100</w:t>
            </w:r>
          </w:p>
        </w:tc>
        <w:tc>
          <w:tcPr>
            <w:tcW w:w="2256" w:type="dxa"/>
          </w:tcPr>
          <w:p w14:paraId="2211C3DF" w14:textId="77777777" w:rsidR="00F803C3" w:rsidRDefault="00000000">
            <w:pPr>
              <w:jc w:val="center"/>
            </w:pPr>
            <w:r>
              <w:rPr>
                <w:sz w:val="18"/>
              </w:rPr>
              <w:t>68</w:t>
            </w:r>
          </w:p>
        </w:tc>
        <w:tc>
          <w:tcPr>
            <w:tcW w:w="2256" w:type="dxa"/>
          </w:tcPr>
          <w:p w14:paraId="1E940992" w14:textId="77777777" w:rsidR="00F803C3" w:rsidRDefault="00000000">
            <w:pPr>
              <w:jc w:val="center"/>
            </w:pPr>
            <w:r>
              <w:rPr>
                <w:sz w:val="18"/>
              </w:rPr>
              <w:t>63</w:t>
            </w:r>
          </w:p>
        </w:tc>
      </w:tr>
    </w:tbl>
    <w:p w14:paraId="1F376FB8" w14:textId="77777777" w:rsidR="00F803C3" w:rsidRDefault="00000000">
      <w:r>
        <w:t>Pairwise tests (Mann-Whitney U) are interpreted under the updated metric split: R_R as the primary behavioral-rationalization channel, with R_H as a strict secondary safety diagnostic.</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t>To evaluate transferability, we configure WAGF in a Colorado River irrigation-demand setting while keeping the core governance runtime unchanged from the flood case. The domain adaptation is implemented through configuration-level substitutions, including skill definitions, validator rules, appraisal constructs, and persona templates. In this domain, agents use a dual-appraisal structure, Water Scarcity Assessment (WSA) and Adaptive Capacity Assessment (ACA), which is better aligned with chronic, continuous decision pressure than acute hazard-response settings. This design choice preserves theoretical alignment while maintaining a consistent governance workflow across domains.</w:t>
      </w:r>
    </w:p>
    <w:p w:rsidR="BE341ECD" w:rsidRDefault="BE341ECD" w:rsidP="BE341ECD" w14:paraId="57ECC17F" w14:textId="218EF834">
      <w:pPr>
        <w:spacing w:after="120" w:line="480" w:lineRule="auto"/>
        <w:ind w:firstLine="360"/>
        <w:jc w:val="both"/>
        <w:rPr/>
      </w:pPr>
      <w:r>
        <w:t>Governance is applied in ordered layers: identity and physical feasibility constraints first, followed by construct-conditioned coherence checks, retry-with-feedback, and auditable execution outcomes. Figure 3 shows that this reconfigured setup yields plausible long-horizon system behavior under institutional and hydrologic constraints, while preserving bounded behavioral heterogeneity at the agent level. The irrigation case is therefore presented as transferability evidence: the same framework can be reused across water domains without redesigning core architecture.</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r>
        <w:t>Figure 3 presents the transferability demonstration in the irrigation domain. Panel (a) shows system-level demand trajectories against the reference envelope across the simulation horizon. Panel (b) summarizes governance-mediated execution outcomes over time. The emphasis is not on introducing additional performance metrics, but on demonstrating that the same governance framework remains operational, interpretable, and behaviorally plausible after domain reconfiguration.</w:t>
      </w:r>
    </w:p>
    <w:p w:rsidR="BE341ECD" w:rsidRDefault="BE341ECD" w:rsidP="BE341ECD" w14:paraId="0FD43808" w14:textId="47E802C6">
      <w:pPr>
        <w:spacing w:after="120" w:line="480" w:lineRule="auto"/>
        <w:ind w:firstLine="360"/>
        <w:jc w:val="both"/>
        <w:rPr/>
      </w:pPr>
      <w:r>
        <w:t>Together, the two panels provide visual evidence that WAGF can be transferred from flood adaptation to irrigation-demand management using configuration-level changes, while retaining feasible action filtering and interpretable decision dynamics under chronic scarcity.</w:t>
      </w:r>
    </w:p>
    <w:p w:rsidR="BE341ECD" w:rsidRDefault="BE341ECD" w:rsidP="BE341ECD" w14:paraId="2A00E618" w14:textId="02C3F51C">
      <w:pPr>
        <w:spacing w:after="120" w:line="480" w:lineRule="auto"/>
        <w:ind w:firstLine="360"/>
        <w:jc w:val="both"/>
        <w:rPr/>
      </w:pPr>
      <w:r>
        <w:t>The governance process visibly narrows the executable action space while retaining interpretable differences across behavioral clusters, indicating bounded heterogeneity rather than homogeneous lock-step behavior. This pattern is consistent with the chapter goal: transferability with governance-legible dynamics, not optimization-centric performance reporting.</w:t>
      </w:r>
    </w:p>
    <w:p w14:paraId="0051CFE8" w14:textId="77777777" w:rsidR="CF7DCF98" w:rsidRDefault="CF7DCF98" w:rsidP="CF7DCF98">
      <w:pPr>
        <w:spacing w:after="120" w:line="480" w:lineRule="auto"/>
        <w:ind w:firstLine="360"/>
        <w:jc w:val="both"/>
      </w:pPr>
      <w:r>
        <w:t>[FIGURE 3: Irrigation Results - (a) Demand trajectories, (b) Governance outcomes]</w:t>
      </w:r>
    </w:p>
    <w:p w14:paraId="5DA1A643" w14:textId="77777777" w:rsidR="CF7DCF98" w:rsidRDefault="CF7DCF98" w:rsidP="CF7DCF98">
      <w:pPr>
        <w:spacing w:after="120" w:line="480" w:lineRule="auto"/>
        <w:ind w:firstLine="360"/>
        <w:jc w:val="both"/>
      </w:pPr>
      <w:r>
        <w:t>Figure 3. Irrigation transferability demonstration under WAGF in the Colorado River setting. The panel shows system-level demand trajectories against the reference envelope and governance-mediated execution outcomes over time. Results indicate that a common governance framework can be reconfigured across domains while preserving feasible and behaviorally interpretable dynamics.</w:t>
      </w: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del w:id="4" w:author="Claude" w:date="2026-02-09T16:29:40Z" w16du:dateUtc="2026-02-09T16:29:40Z">
        <w:r w:rsidDel="78D810E4">
          <w:rPr>
            <w:rFonts w:eastAsia="Times New Roman"/>
            <w:i/>
            <w:iCs/>
            <w:color w:val="CC0000"/>
          </w:rPr>
          <w:delText xml:space="preserve">[FIGURE 4: Irrigation transfer diagnostics from production traces. (a) Governance outcome proportions by year (Approved, Retry-success, Rejected), (b) Top rule-trigger frequencies, (c) Approved action composition with normalized entropy. 78 CRSS districts, production traces v19-v20.]</w:delText>
        </w:r>
      </w:del>
      <w:ins w:id="5" w:author="Claude" w:date="2026-02-09T16:29:40Z" w16du:dateUtc="2026-02-09T16:29:40Z">
        <w:r w:rsidR="78D810E4">
          <w:rPr>
            <w:rFonts w:eastAsia="Times New Roman"/>
            <w:i/>
            <w:iCs/>
            <w:color w:val="CC0000"/>
          </w:rPr>
          <w:t xml:space="preserve">[Figure 3. Irrigation case study (78 agents, 42 years, gemma3:4b). (a) Annual aggregate demand vs CRSS baseline (dashed) with ±10% corridor (shaded). (b) Governance intervention outcomes: persistent ~60% intervention rate reflects structural bounded rationality requiring continuous governance constraint.]</w:t>
        </w:r>
      </w:ins>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hallucination burden (R_H). In Group A, raw H_norm averages 0.664, while EBE is 0.526 after feasibility correction, consistent with substantial infeasible proposal mass. This indicates that diversity estimates from LLM-ABM outputs can be inflated when feasibility is not accounted for. For this reason, we recommend reporting raw entropy, corrected entropy, and R_H together rather than raw entropy alone (Jost, 2006).</w:t>
      </w:r>
    </w:p>
    <w:p w14:paraId="19E8D2C6" w14:textId="77777777" w:rsidR="00F803C3" w:rsidRDefault="00000000">
      <w:pPr>
        <w:spacing w:after="120" w:line="480" w:lineRule="auto"/>
        <w:ind w:firstLine="360"/>
        <w:jc w:val="both"/>
      </w:pPr>
      <w:r>
        <w:t>Cross-model testing across Gemma 3 model sizes (4B, 12B, 27B) suggests that governance mitigates degenerate action concentration in ungoverned settings. In our runs, Gemma 3 12B under Group A shows high infeasible/degenerate behavior and near-zero EBE, whereas governed settings retain non-zero effective diversity. Under the Section 3 taxonomy, EBE tracks feasibility-adjusted diversity (R_H channel), while rationality/coherence deviations are tracked separately through R_R audit traces; these two diagnostics should be interpreted jointly rather than interchangeably (Gemma Team, 2024).</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del w:id="8" w:author="Claude" w:date="2026-02-09T16:29:40Z" w16du:dateUtc="2026-02-09T16:29:40Z">
        <w:r w:rsidDel="78D810E4">
          <w:delTex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delText>
        </w:r>
      </w:del>
      <w:ins w:id="9" w:author="Claude" w:date="2026-02-09T16:29:40Z" w16du:dateUtc="2026-02-09T16:29:40Z">
        <w:r w:rsidR="78D810E4">
          <w:t>Several limitations remain. First, primary results are based on single-seed runs; flood experiments use N=100 agents for within-run contrast, and irrigation results (78 agents, seed 42) have not been evaluated across alternative random seeds.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ins>
      <w:r w:rsidR="E8F849E9">
        <w:rPr>
          <w:rFonts w:cs="Times New Roman"/>
        </w:rPr>
        <w:t xml:space="preserve"> Sixth, the reflection mechanism provides agents with individual action-outcome feedback but not basin-level externalities; whether richer system-level feedback could reduce governance dependence with more capable LLMs remains untested.</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framework for LLM-driven agent-based modeling of human-water systems</w:t>
      </w:r>
    </w:p>
    <w:p w14:paraId="5FDBF738" w14:textId="77777777" w:rsidR="00F803C3" w:rsidRDefault="1937EF80">
      <w:pPr>
        <w:spacing w:after="120" w:line="480" w:lineRule="auto"/>
        <w:ind w:firstLine="360"/>
        <w:jc w:val="both"/>
      </w:pPr>
      <w:r>
        <w:t>In the flood case, strict-feasibility R_H is near zero in current runs, while coherence deviations (R_R) remain materially higher in ungoverned settings</w:t>
      </w:r>
    </w:p>
    <w:p w14:paraId="14A813A3" w14:textId="77777777" w:rsidR="259F63AB" w:rsidRDefault="259F63AB" w:rsidP="259F63AB">
      <w:pPr>
        <w:spacing w:after="120" w:line="480" w:lineRule="auto"/>
        <w:ind w:firstLine="360"/>
        <w:jc w:val="both"/>
        <w:rPr/>
      </w:pPr>
      <w:r>
        <w:t>Second, governance reduces both feasibility hallucination (R_H) and irrational behavior (R_R) while maintaining high behavioral diversity. Governed groups show higher EBE than the ungoverned baseline and substantially higher cumulative relocation in flood adaptation, indicating that governance removes infeasible/irrational mass without collapsing the action repertoire.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t>Hadjimichael, A., et al. (2020). Defining robustness for diverse stakeholder interests in institutionally complex river basins. Earth's Future,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p>
      <w:r>
        <w:br w:type="page"/>
      </w:r>
    </w:p>
  </w:body>
</w:document>
</file>

<file path=word/endnotes.xml><?xml version="1.0" encoding="utf-8"?>
<w:end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 w:val="78D810E4"/>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