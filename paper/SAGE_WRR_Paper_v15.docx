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A3CA" w14:textId="77777777" w:rsidR="00F803C3" w:rsidRDefault="00000000">
      <w:pPr>
        <w:spacing w:after="120" w:line="480" w:lineRule="auto"/>
        <w:jc w:val="center"/>
      </w:pPr>
      <w:r>
        <w:t>WAGF: A Governance Framework for LLM-Driven Agent-Based Models of Human-Water Systems</w:t>
      </w:r>
    </w:p>
    <w:p w14:paraId="273051A7" w14:textId="77777777" w:rsidR="00F803C3" w:rsidRDefault="00000000">
      <w:pPr>
        <w:spacing w:after="60" w:line="480" w:lineRule="auto"/>
        <w:jc w:val="center"/>
      </w:pPr>
      <w:r>
        <w:t>Wenyu Chen1, Second Author1</w:t>
      </w:r>
    </w:p>
    <w:p w14:paraId="03B94246" w14:textId="77777777" w:rsidR="00F803C3" w:rsidRDefault="00000000">
      <w:pPr>
        <w:spacing w:after="240" w:line="480" w:lineRule="auto"/>
        <w:jc w:val="center"/>
      </w:pPr>
      <w:r>
        <w:t>1Department of Civil and Environmental Engineering, Lehigh University, Bethlehem, PA, USA</w:t>
      </w:r>
    </w:p>
    <w:p w14:paraId="7530194B" w14:textId="77777777" w:rsidR="00F803C3" w:rsidRDefault="00000000">
      <w:pPr>
        <w:spacing w:after="360" w:line="480" w:lineRule="auto"/>
        <w:jc w:val="center"/>
      </w:pPr>
      <w:r>
        <w:t>Corresponding author: Wen-Yu Chen (wec324@lehigh.edu)</w:t>
      </w:r>
    </w:p>
    <w:p w14:paraId="51475658" w14:textId="77777777" w:rsidR="00F803C3" w:rsidRDefault="00000000">
      <w:pPr>
        <w:pStyle w:val="1"/>
        <w:spacing w:line="480" w:lineRule="auto"/>
      </w:pPr>
      <w:r>
        <w:t>Key Points</w:t>
      </w:r>
    </w:p>
    <w:p w14:paraId="38C850CD" w14:textId="77777777" w:rsidR="00F803C3" w:rsidRDefault="1937EF80">
      <w:pPr>
        <w:pStyle w:val="a4"/>
        <w:numPr>
          <w:ilvl w:val="0"/>
          <w:numId w:val="2"/>
        </w:numPr>
        <w:spacing w:line="480" w:lineRule="auto"/>
      </w:pPr>
      <w:r>
        <w:t>WAGF reduces irrational behavior (IBR) relative to ungoverned LLM agents while preserving effective behavioral diversity; feasibility contradiction (FHR) is retained as a strict safety diagnostic.</w:t>
      </w:r>
    </w:p>
    <w:p w14:paraId="77D09259" w14:textId="77777777" w:rsidR="00F803C3" w:rsidRDefault="00000000">
      <w:pPr>
        <w:pStyle w:val="a4"/>
        <w:numPr>
          <w:ilvl w:val="0"/>
          <w:numId w:val="2"/>
        </w:numPr>
        <w:spacing w:line="480" w:lineRule="auto"/>
      </w:pPr>
      <w:r>
        <w:t>Effective Behavioral Entropy (EHE) separates true decision diversity from hallucination-inflated entropy.</w:t>
      </w:r>
    </w:p>
    <w:p w14:paraId="178B6449" w14:textId="77777777" w:rsidR="00F803C3" w:rsidRDefault="00000000">
      <w:pPr>
        <w:pStyle w:val="a4"/>
        <w:numPr>
          <w:ilvl w:val="0"/>
          <w:numId w:val="2"/>
        </w:numPr>
        <w:spacing w:after="240" w:line="480" w:lineRule="auto"/>
      </w:pPr>
      <w:r>
        <w:t>Governance rules transfer across domains: flood adaptation (100 agents, 10 yr) and irrigation (78 agents, 42 yr).</w:t>
      </w:r>
    </w:p>
    <w:p w14:paraId="5992F30C" w14:textId="77777777" w:rsidR="00F803C3" w:rsidRDefault="00000000">
      <w:pPr>
        <w:pStyle w:val="1"/>
        <w:spacing w:line="480" w:lineRule="auto"/>
      </w:pPr>
      <w:r>
        <w:t>Abstract</w:t>
      </w:r>
    </w:p>
    <w:p w14:paraId="75830BD7" w14:textId="77777777" w:rsidR="00F803C3" w:rsidRDefault="1937EF80">
      <w:pPr>
        <w:spacing w:after="120" w:line="480" w:lineRule="auto"/>
        <w:jc w:val="both"/>
      </w:pPr>
      <w:r>
        <w:t xml:space="preserve">Large language models (LLMs) provide an alternative route for representing context-dependent behavior in agent-based models (ABMs) for water resources planning. </w:t>
      </w:r>
      <w:r>
        <w:lastRenderedPageBreak/>
        <w:t>However, unconstrained LLM agents can generate state-incompatible or behaviorally inconsistent proposals. We present WAGF (Water Agent Governance Framework), an open-source governance framework that applies domain-specific physical and institutional constraints while retaining bounded behavioral heterogeneity. WAGF integrates three components: (1) a rule-based validator chain, (2) memory and reflection support, and (3) an auditable context-and-execution pipeline. We report complementary diagnostics, irrational behavior (IBR) and feasibility contradiction (FHR), and quantify diversity with Effective Behavioral Entropy (EHE). In flood adaptation experiments (100 agents, 10 years, multiple model sizes), the primary signal is lower IBR in governed groups (B/C) relative to ungoverned Group A, with retained diversity. We further demonstrate transferability in Colorado River irrigation management (78 districts, 42 years).</w:t>
      </w:r>
    </w:p>
    <w:p w14:paraId="3F6A3A4E" w14:textId="77777777" w:rsidR="00F803C3" w:rsidRDefault="00000000">
      <w:pPr>
        <w:pStyle w:val="1"/>
        <w:spacing w:line="480" w:lineRule="auto"/>
      </w:pPr>
      <w:r>
        <w:t>Plain Language Summary</w:t>
      </w:r>
    </w:p>
    <w:p w14:paraId="694B9E45" w14:textId="77777777" w:rsidR="00F803C3" w:rsidRDefault="00000000">
      <w:pPr>
        <w:spacing w:after="120" w:line="480" w:lineRule="auto"/>
        <w:jc w:val="both"/>
      </w:pPr>
      <w:r>
        <w:t xml:space="preserve">Artificial intelligence language models can support virtual agents that make human-like decisions in water management simulations. Without governance, agents may produce infeasible or behaviorally inconsistent choices. WAGF checks each decision against identity and physical constraints, then applies coherence checks before execution. This process is designed to improve behavioral coherence while preserving diverse, realistic </w:t>
      </w:r>
      <w:r>
        <w:lastRenderedPageBreak/>
        <w:t>choices. We demonstrate the approach in two water domains: household flood adaptation and Colorado River irrigation management.</w:t>
      </w:r>
    </w:p>
    <w:p w14:paraId="1503B867" w14:textId="77777777" w:rsidR="00F803C3" w:rsidRDefault="00F803C3"/>
    <w:p w14:paraId="4AC5FA25" w14:textId="77777777" w:rsidR="00F803C3" w:rsidRDefault="00000000">
      <w:pPr>
        <w:pStyle w:val="1"/>
        <w:spacing w:line="480" w:lineRule="auto"/>
      </w:pPr>
      <w:r>
        <w:t>1. Introduction</w:t>
      </w:r>
    </w:p>
    <w:p w14:paraId="281A3629" w14:textId="77777777" w:rsidR="00F803C3" w:rsidRDefault="00000000">
      <w:pPr>
        <w:spacing w:after="120" w:line="480" w:lineRule="auto"/>
        <w:ind w:firstLine="360"/>
        <w:jc w:val="both"/>
      </w:pPr>
      <w:r>
        <w:t>Agent-based models (ABMs) are a core method for coupled human-water analysis, including flood adaptation and irrigation under scarcity (Aerts et al., 2018; Di Baldassarre et al., 2013; Hung &amp; Yang, 2021). In water resources practice, many ABMs use theory-grounded decision rules and utility assumptions to keep behavior interpretable and calibratable (Filatova et al., 2013; Berglund, 2015). LLM-driven agents provide an additional modeling option for context-dependent responses and heterogeneous decision patterns (Park et al., 2023; Gao et al., 2024).</w:t>
      </w:r>
    </w:p>
    <w:p w14:paraId="109C78C5" w14:textId="77777777" w:rsidR="00F803C3" w:rsidRDefault="00000000">
      <w:pPr>
        <w:spacing w:after="120" w:line="480" w:lineRule="auto"/>
        <w:ind w:firstLine="360"/>
        <w:jc w:val="both"/>
      </w:pPr>
      <w:r>
        <w:t>This shift introduces a governance and validation challenge. Prior work notes that validating generative social simulation remains difficult, especially when action traces are not formally constrained (Ji et al., 2023; Boelaert et al., 2025; Yehudai et al., 2025). In water ABMs, problematic outputs can include re-adopting completed measures, violating allocation constraints, or selecting extreme actions under incompatible states. In our experiments, prompt-only steering was not sufficient to control these patterns consistently, so we use explicit feasibility checks and auditable traces to support transparent behavioral diagnosis.</w:t>
      </w:r>
    </w:p>
    <w:p w14:paraId="5DD1E80B" w14:textId="77777777" w:rsidR="00F803C3" w:rsidRDefault="00000000">
      <w:pPr>
        <w:spacing w:after="120" w:line="480" w:lineRule="auto"/>
        <w:ind w:firstLine="360"/>
        <w:jc w:val="both"/>
      </w:pPr>
      <w:r>
        <w:lastRenderedPageBreak/>
        <w:t>This Technical Note addresses that gap with three contributions. First, it presents WAGF (Water Agent Governance Framework), an open-source governance framework between LLM reasoning and simulation execution. WAGF combines a rule-based validator chain, skill-level action contracts and proposal checks, retry-with-feedback control, and structured audit logging. Second, it introduces Effective Behavioral Entropy (EHE), a diversity summary used alongside feasibility and coherence diagnostics. Third, it demonstrates transfer across two configured domains, household flood adaptation (100 agents, 10 years) and Colorado River irrigation management (78 districts, 42 years). In the flood case, the core effect is governance-level improvement (A vs B/C), while B-vs-C differences are interpreted as process-level evidence rather than a universal dominance claim.</w:t>
      </w:r>
    </w:p>
    <w:p w14:paraId="58BFDCF7" w14:textId="77777777" w:rsidR="00F803C3" w:rsidRDefault="00000000">
      <w:pPr>
        <w:pStyle w:val="1"/>
        <w:spacing w:line="480" w:lineRule="auto"/>
      </w:pPr>
      <w:r>
        <w:t>2. WAGF Architecture</w:t>
      </w:r>
    </w:p>
    <w:p w14:paraId="538CC9F1" w14:textId="77777777" w:rsidR="00F803C3" w:rsidRDefault="00000000">
      <w:pPr>
        <w:pStyle w:val="2"/>
        <w:spacing w:line="480" w:lineRule="auto"/>
      </w:pPr>
      <w:r>
        <w:t>2.1 System Boundary and Broker Pipeline</w:t>
      </w:r>
    </w:p>
    <w:p w14:paraId="5B2C1710" w14:textId="77777777" w:rsidR="00F803C3" w:rsidRDefault="00000000">
      <w:pPr>
        <w:spacing w:after="120" w:line="480" w:lineRule="auto"/>
        <w:ind w:firstLine="360"/>
        <w:jc w:val="both"/>
      </w:pPr>
      <w:r>
        <w:t>WAGF is a governance framework between LLM reasoning and simulation state transition. Identity rules and physical rules are enforced as first-pass constraints before thinking-level coherence checks, so infeasible proposals are filtered prior to execution.</w:t>
      </w:r>
    </w:p>
    <w:p w14:paraId="457DABF6" w14:textId="77777777" w:rsidR="00F803C3" w:rsidRDefault="00000000">
      <w:pPr>
        <w:spacing w:after="120" w:line="480" w:lineRule="auto"/>
        <w:ind w:firstLine="360"/>
        <w:jc w:val="both"/>
      </w:pPr>
      <w:r>
        <w:t xml:space="preserve">Each decision follows a broker pipeline aligned with the architecture components. The Context Builder assembles agent state, environment signals, and memory cues. The </w:t>
      </w:r>
      <w:r>
        <w:lastRenderedPageBreak/>
        <w:t>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13ACC78"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47C2D1BD" w14:textId="77777777" w:rsidR="00F803C3" w:rsidRDefault="00000000">
      <w:pPr>
        <w:spacing w:after="120" w:line="480" w:lineRule="auto"/>
        <w:ind w:firstLine="360"/>
        <w:jc w:val="both"/>
      </w:pPr>
      <w:r>
        <w:t>This sequence translates LLM proposals into executable actions under explicit constraints and full traceability.</w:t>
      </w:r>
    </w:p>
    <w:p w14:paraId="17F517B4" w14:textId="77777777" w:rsidR="00F803C3" w:rsidRDefault="00000000">
      <w:pPr>
        <w:pStyle w:val="2"/>
        <w:spacing w:line="480" w:lineRule="auto"/>
      </w:pPr>
      <w:r>
        <w:t>2.2 Cross-Cutting Governance Components</w:t>
      </w:r>
    </w:p>
    <w:p w14:paraId="309B23BE" w14:textId="77777777" w:rsidR="00F803C3" w:rsidRDefault="00000000">
      <w:pPr>
        <w:spacing w:after="120" w:line="480" w:lineRule="auto"/>
        <w:ind w:firstLine="360"/>
        <w:jc w:val="both"/>
      </w:pPr>
      <w:r>
        <w:t xml:space="preserve">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w:t>
      </w:r>
      <w:r>
        <w:lastRenderedPageBreak/>
        <w:t>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4AB6F136" w14:textId="77777777" w:rsidR="00F803C3" w:rsidRDefault="00000000">
      <w:pPr>
        <w:pStyle w:val="2"/>
        <w:spacing w:line="480" w:lineRule="auto"/>
      </w:pPr>
      <w:r>
        <w:t>2.3 Domain Instantiation</w:t>
      </w:r>
    </w:p>
    <w:p w14:paraId="67507F81"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6385E5E" w14:textId="77777777" w:rsidR="00F803C3" w:rsidRDefault="00000000">
      <w:pPr>
        <w:spacing w:before="240" w:after="60" w:line="480" w:lineRule="auto"/>
        <w:jc w:val="center"/>
      </w:pPr>
      <w:r>
        <w:t>Table 1. Cross-model governance effectiveness in flood adaptation (100 agents, 10 years). Ungov. = Group A (raw LLM), WAGF = governed configurations (Groups B/C). Main table columns report IBR and EHE across A/B/C and their deltas; FHR is reported in SI as a strict feasibility safety diagnostic.</w:t>
      </w:r>
    </w:p>
    <w:tbl>
      <w:tblPr>
        <w:tblW w:w="1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955"/>
        <w:gridCol w:w="639"/>
        <w:gridCol w:w="938"/>
        <w:gridCol w:w="654"/>
        <w:gridCol w:w="922"/>
        <w:gridCol w:w="848"/>
        <w:gridCol w:w="728"/>
        <w:gridCol w:w="970"/>
        <w:gridCol w:w="607"/>
        <w:gridCol w:w="1577"/>
        <w:gridCol w:w="1576"/>
        <w:gridCol w:w="1576"/>
        <w:gridCol w:w="1576"/>
        <w:gridCol w:w="1576"/>
        <w:gridCol w:w="1576"/>
      </w:tblGrid>
      <w:tr w:rsidR="00F803C3" w14:paraId="3CEC1CED" w14:textId="77777777" w:rsidTr="00A51262">
        <w:trPr>
          <w:gridAfter w:val="7"/>
          <w:wAfter w:w="10059" w:type="dxa"/>
          <w:tblHeader/>
        </w:trPr>
        <w:tc>
          <w:tcPr>
            <w:tcW w:w="1642" w:type="dxa"/>
            <w:shd w:val="clear" w:color="auto" w:fill="D9E2F3"/>
            <w:vAlign w:val="center"/>
          </w:tcPr>
          <w:p w14:paraId="0B890236" w14:textId="7F2AEA80" w:rsidR="00F803C3" w:rsidRDefault="00000000">
            <w:pPr>
              <w:jc w:val="center"/>
            </w:pPr>
            <w:del w:id="0" w:author="Wenyu Chiou" w:date="2026-02-11T21:58:00Z" w16du:dateUtc="2026-02-12T02:58:00Z">
              <w:r w:rsidDel="00A51262">
                <w:rPr>
                  <w:b/>
                  <w:sz w:val="18"/>
                </w:rPr>
                <w:delText>Model</w:delText>
              </w:r>
            </w:del>
          </w:p>
        </w:tc>
        <w:tc>
          <w:tcPr>
            <w:tcW w:w="1594" w:type="dxa"/>
            <w:gridSpan w:val="2"/>
            <w:shd w:val="clear" w:color="auto" w:fill="D9E2F3"/>
            <w:vAlign w:val="center"/>
          </w:tcPr>
          <w:p w14:paraId="22267EBA" w14:textId="32B259C7" w:rsidR="00830630" w:rsidRDefault="00000000">
            <w:del w:id="1" w:author="Wenyu Chiou" w:date="2026-02-11T21:58:00Z" w16du:dateUtc="2026-02-12T02:58:00Z">
              <w:r w:rsidDel="00A51262">
                <w:delText>Ungov. RR(%)</w:delText>
              </w:r>
            </w:del>
          </w:p>
        </w:tc>
        <w:tc>
          <w:tcPr>
            <w:tcW w:w="1592" w:type="dxa"/>
            <w:gridSpan w:val="2"/>
            <w:shd w:val="clear" w:color="auto" w:fill="D9E2F3"/>
            <w:vAlign w:val="center"/>
          </w:tcPr>
          <w:p w14:paraId="39D86662" w14:textId="4026FC85" w:rsidR="00830630" w:rsidRDefault="00000000">
            <w:del w:id="2" w:author="Wenyu Chiou" w:date="2026-02-11T21:58:00Z" w16du:dateUtc="2026-02-12T02:58:00Z">
              <w:r w:rsidDel="00A51262">
                <w:delText>WAGF RR(%)</w:delText>
              </w:r>
            </w:del>
          </w:p>
        </w:tc>
        <w:tc>
          <w:tcPr>
            <w:tcW w:w="1770" w:type="dxa"/>
            <w:gridSpan w:val="2"/>
            <w:shd w:val="clear" w:color="auto" w:fill="D9E2F3"/>
            <w:vAlign w:val="center"/>
          </w:tcPr>
          <w:p w14:paraId="3DDC9C03" w14:textId="3D06924A" w:rsidR="00F803C3" w:rsidRDefault="00000000">
            <w:pPr>
              <w:jc w:val="center"/>
            </w:pPr>
            <w:del w:id="3" w:author="Wenyu Chiou" w:date="2026-02-11T21:58:00Z" w16du:dateUtc="2026-02-12T02:58:00Z">
              <w:r w:rsidDel="00A51262">
                <w:rPr>
                  <w:b/>
                  <w:sz w:val="18"/>
                </w:rPr>
                <w:delText>Reduction (%)</w:delText>
              </w:r>
            </w:del>
          </w:p>
        </w:tc>
        <w:tc>
          <w:tcPr>
            <w:tcW w:w="1698" w:type="dxa"/>
            <w:gridSpan w:val="2"/>
            <w:shd w:val="clear" w:color="auto" w:fill="D9E2F3"/>
            <w:vAlign w:val="center"/>
          </w:tcPr>
          <w:p w14:paraId="5359F3D5" w14:textId="4315F937" w:rsidR="00F803C3" w:rsidRDefault="00000000">
            <w:pPr>
              <w:jc w:val="center"/>
            </w:pPr>
            <w:del w:id="4" w:author="Wenyu Chiou" w:date="2026-02-11T21:58:00Z" w16du:dateUtc="2026-02-12T02:58:00Z">
              <w:r w:rsidDel="00A51262">
                <w:rPr>
                  <w:b/>
                  <w:sz w:val="18"/>
                </w:rPr>
                <w:delText>EBE Gain (%)</w:delText>
              </w:r>
            </w:del>
          </w:p>
        </w:tc>
      </w:tr>
      <w:tr w:rsidR="00F803C3" w14:paraId="18F9332A" w14:textId="77777777" w:rsidTr="00A51262">
        <w:trPr>
          <w:gridAfter w:val="7"/>
          <w:wAfter w:w="10059" w:type="dxa"/>
        </w:trPr>
        <w:tc>
          <w:tcPr>
            <w:tcW w:w="1642" w:type="dxa"/>
            <w:vAlign w:val="center"/>
          </w:tcPr>
          <w:p w14:paraId="491E952D" w14:textId="2B7A0BBD" w:rsidR="00830630" w:rsidRDefault="00000000">
            <w:del w:id="5" w:author="Wenyu Chiou" w:date="2026-02-11T21:58:00Z" w16du:dateUtc="2026-02-12T02:58:00Z">
              <w:r w:rsidDel="00A51262">
                <w:delText>Gemma3-4B</w:delText>
              </w:r>
            </w:del>
          </w:p>
        </w:tc>
        <w:tc>
          <w:tcPr>
            <w:tcW w:w="1594" w:type="dxa"/>
            <w:gridSpan w:val="2"/>
            <w:vAlign w:val="center"/>
          </w:tcPr>
          <w:p w14:paraId="354DBA76" w14:textId="5366D805" w:rsidR="00830630" w:rsidRDefault="00000000">
            <w:del w:id="6" w:author="Wenyu Chiou" w:date="2026-02-11T21:58:00Z" w16du:dateUtc="2026-02-12T02:58:00Z">
              <w:r w:rsidDel="00A51262">
                <w:delText>1.05</w:delText>
              </w:r>
            </w:del>
          </w:p>
        </w:tc>
        <w:tc>
          <w:tcPr>
            <w:tcW w:w="1592" w:type="dxa"/>
            <w:gridSpan w:val="2"/>
            <w:vAlign w:val="center"/>
          </w:tcPr>
          <w:p w14:paraId="01F715EA" w14:textId="0DE63408" w:rsidR="00830630" w:rsidRDefault="00000000">
            <w:del w:id="7" w:author="Wenyu Chiou" w:date="2026-02-11T21:58:00Z" w16du:dateUtc="2026-02-12T02:58:00Z">
              <w:r w:rsidDel="00A51262">
                <w:delText>0.85</w:delText>
              </w:r>
            </w:del>
          </w:p>
        </w:tc>
        <w:tc>
          <w:tcPr>
            <w:tcW w:w="1770" w:type="dxa"/>
            <w:gridSpan w:val="2"/>
            <w:vAlign w:val="center"/>
          </w:tcPr>
          <w:p w14:paraId="7F106BB3" w14:textId="59BB9F96" w:rsidR="00830630" w:rsidRDefault="00000000">
            <w:del w:id="8" w:author="Wenyu Chiou" w:date="2026-02-11T21:58:00Z" w16du:dateUtc="2026-02-12T02:58:00Z">
              <w:r w:rsidDel="00A51262">
                <w:delText>19.5</w:delText>
              </w:r>
            </w:del>
          </w:p>
        </w:tc>
        <w:tc>
          <w:tcPr>
            <w:tcW w:w="1698" w:type="dxa"/>
            <w:gridSpan w:val="2"/>
            <w:vAlign w:val="center"/>
          </w:tcPr>
          <w:p w14:paraId="3400ACFD" w14:textId="2C732E15" w:rsidR="00830630" w:rsidRDefault="00000000">
            <w:del w:id="9" w:author="Wenyu Chiou" w:date="2026-02-11T21:58:00Z" w16du:dateUtc="2026-02-12T02:58:00Z">
              <w:r w:rsidDel="00A51262">
                <w:delText>31.3</w:delText>
              </w:r>
            </w:del>
          </w:p>
        </w:tc>
      </w:tr>
      <w:tr w:rsidR="00F803C3" w14:paraId="791B07EA" w14:textId="77777777" w:rsidTr="00A51262">
        <w:trPr>
          <w:gridAfter w:val="7"/>
          <w:wAfter w:w="10059" w:type="dxa"/>
        </w:trPr>
        <w:tc>
          <w:tcPr>
            <w:tcW w:w="1642" w:type="dxa"/>
            <w:vAlign w:val="center"/>
          </w:tcPr>
          <w:p w14:paraId="2B2C9026" w14:textId="12F707EE" w:rsidR="00830630" w:rsidRDefault="00000000">
            <w:del w:id="10" w:author="Wenyu Chiou" w:date="2026-02-11T21:58:00Z" w16du:dateUtc="2026-02-12T02:58:00Z">
              <w:r w:rsidDel="00A51262">
                <w:delText>Gemma3-12B</w:delText>
              </w:r>
            </w:del>
          </w:p>
        </w:tc>
        <w:tc>
          <w:tcPr>
            <w:tcW w:w="1594" w:type="dxa"/>
            <w:gridSpan w:val="2"/>
            <w:vAlign w:val="center"/>
          </w:tcPr>
          <w:p w14:paraId="67A2DCFE" w14:textId="7974DAB3" w:rsidR="00830630" w:rsidRDefault="00000000">
            <w:del w:id="11" w:author="Wenyu Chiou" w:date="2026-02-11T21:58:00Z" w16du:dateUtc="2026-02-12T02:58:00Z">
              <w:r w:rsidDel="00A51262">
                <w:delText>0.51</w:delText>
              </w:r>
            </w:del>
          </w:p>
        </w:tc>
        <w:tc>
          <w:tcPr>
            <w:tcW w:w="1592" w:type="dxa"/>
            <w:gridSpan w:val="2"/>
            <w:vAlign w:val="center"/>
          </w:tcPr>
          <w:p w14:paraId="6E04D848" w14:textId="764613DC" w:rsidR="00830630" w:rsidRDefault="00000000">
            <w:del w:id="12" w:author="Wenyu Chiou" w:date="2026-02-11T21:58:00Z" w16du:dateUtc="2026-02-12T02:58:00Z">
              <w:r w:rsidDel="00A51262">
                <w:delText>0.06</w:delText>
              </w:r>
            </w:del>
          </w:p>
        </w:tc>
        <w:tc>
          <w:tcPr>
            <w:tcW w:w="1770" w:type="dxa"/>
            <w:gridSpan w:val="2"/>
            <w:vAlign w:val="center"/>
          </w:tcPr>
          <w:p w14:paraId="4AEA4475" w14:textId="0452C46C" w:rsidR="00830630" w:rsidRDefault="00000000">
            <w:del w:id="13" w:author="Wenyu Chiou" w:date="2026-02-11T21:58:00Z" w16du:dateUtc="2026-02-12T02:58:00Z">
              <w:r w:rsidDel="00A51262">
                <w:delText>88.9</w:delText>
              </w:r>
            </w:del>
          </w:p>
        </w:tc>
        <w:tc>
          <w:tcPr>
            <w:tcW w:w="1698" w:type="dxa"/>
            <w:gridSpan w:val="2"/>
            <w:vAlign w:val="center"/>
          </w:tcPr>
          <w:p w14:paraId="1851118D" w14:textId="042115EC" w:rsidR="00830630" w:rsidRDefault="00000000">
            <w:del w:id="14" w:author="Wenyu Chiou" w:date="2026-02-11T21:58:00Z" w16du:dateUtc="2026-02-12T02:58:00Z">
              <w:r w:rsidDel="00A51262">
                <w:delText>-4.9</w:delText>
              </w:r>
            </w:del>
          </w:p>
        </w:tc>
      </w:tr>
      <w:tr w:rsidR="00F803C3" w14:paraId="6531C6EA" w14:textId="77777777" w:rsidTr="00A51262">
        <w:trPr>
          <w:gridAfter w:val="7"/>
          <w:wAfter w:w="10059" w:type="dxa"/>
        </w:trPr>
        <w:tc>
          <w:tcPr>
            <w:tcW w:w="1642" w:type="dxa"/>
            <w:vAlign w:val="center"/>
          </w:tcPr>
          <w:p w14:paraId="1D0B96F8" w14:textId="11FF60A1" w:rsidR="00830630" w:rsidRDefault="00000000">
            <w:del w:id="15" w:author="Wenyu Chiou" w:date="2026-02-11T21:58:00Z" w16du:dateUtc="2026-02-12T02:58:00Z">
              <w:r w:rsidDel="00A51262">
                <w:delText>Gemma3-27B</w:delText>
              </w:r>
            </w:del>
          </w:p>
        </w:tc>
        <w:tc>
          <w:tcPr>
            <w:tcW w:w="1594" w:type="dxa"/>
            <w:gridSpan w:val="2"/>
            <w:vAlign w:val="center"/>
          </w:tcPr>
          <w:p w14:paraId="60AB5E6A" w14:textId="3DE4EA5A" w:rsidR="00830630" w:rsidRDefault="00000000">
            <w:del w:id="16" w:author="Wenyu Chiou" w:date="2026-02-11T21:58:00Z" w16du:dateUtc="2026-02-12T02:58:00Z">
              <w:r w:rsidDel="00A51262">
                <w:delText>12.00</w:delText>
              </w:r>
            </w:del>
          </w:p>
        </w:tc>
        <w:tc>
          <w:tcPr>
            <w:tcW w:w="1592" w:type="dxa"/>
            <w:gridSpan w:val="2"/>
            <w:vAlign w:val="center"/>
          </w:tcPr>
          <w:p w14:paraId="2951FCCC" w14:textId="29B91EF2" w:rsidR="00830630" w:rsidRDefault="00000000">
            <w:del w:id="17" w:author="Wenyu Chiou" w:date="2026-02-11T21:58:00Z" w16du:dateUtc="2026-02-12T02:58:00Z">
              <w:r w:rsidDel="00A51262">
                <w:delText>0.00</w:delText>
              </w:r>
            </w:del>
          </w:p>
        </w:tc>
        <w:tc>
          <w:tcPr>
            <w:tcW w:w="1770" w:type="dxa"/>
            <w:gridSpan w:val="2"/>
            <w:vAlign w:val="center"/>
          </w:tcPr>
          <w:p w14:paraId="495BF45A" w14:textId="2892FB22" w:rsidR="00830630" w:rsidRDefault="00000000">
            <w:del w:id="18" w:author="Wenyu Chiou" w:date="2026-02-11T21:58:00Z" w16du:dateUtc="2026-02-12T02:58:00Z">
              <w:r w:rsidDel="00A51262">
                <w:delText>100.0</w:delText>
              </w:r>
            </w:del>
          </w:p>
        </w:tc>
        <w:tc>
          <w:tcPr>
            <w:tcW w:w="1698" w:type="dxa"/>
            <w:gridSpan w:val="2"/>
            <w:vAlign w:val="center"/>
          </w:tcPr>
          <w:p w14:paraId="67B9FD28" w14:textId="29F7F587" w:rsidR="00830630" w:rsidRDefault="00000000">
            <w:del w:id="19" w:author="Wenyu Chiou" w:date="2026-02-11T21:58:00Z" w16du:dateUtc="2026-02-12T02:58:00Z">
              <w:r w:rsidDel="00A51262">
                <w:delText>0.2</w:delText>
              </w:r>
            </w:del>
          </w:p>
        </w:tc>
      </w:tr>
      <w:tr w:rsidR="00F803C3" w14:paraId="392985E6" w14:textId="77777777" w:rsidTr="00A51262">
        <w:trPr>
          <w:gridAfter w:val="7"/>
          <w:wAfter w:w="10059" w:type="dxa"/>
        </w:trPr>
        <w:tc>
          <w:tcPr>
            <w:tcW w:w="1642" w:type="dxa"/>
            <w:vAlign w:val="center"/>
          </w:tcPr>
          <w:p w14:paraId="41A8E19D" w14:textId="0D07C1D0" w:rsidR="00830630" w:rsidRDefault="00000000">
            <w:del w:id="20" w:author="Wenyu Chiou" w:date="2026-02-11T21:58:00Z" w16du:dateUtc="2026-02-12T02:58:00Z">
              <w:r w:rsidDel="00A51262">
                <w:delText>Ministral-3B</w:delText>
              </w:r>
            </w:del>
          </w:p>
        </w:tc>
        <w:tc>
          <w:tcPr>
            <w:tcW w:w="1594" w:type="dxa"/>
            <w:gridSpan w:val="2"/>
            <w:vAlign w:val="center"/>
          </w:tcPr>
          <w:p w14:paraId="06E41F60" w14:textId="07E59167" w:rsidR="00830630" w:rsidRDefault="00000000">
            <w:del w:id="21" w:author="Wenyu Chiou" w:date="2026-02-11T21:58:00Z" w16du:dateUtc="2026-02-12T02:58:00Z">
              <w:r w:rsidDel="00A51262">
                <w:delText>8.48</w:delText>
              </w:r>
            </w:del>
          </w:p>
        </w:tc>
        <w:tc>
          <w:tcPr>
            <w:tcW w:w="1592" w:type="dxa"/>
            <w:gridSpan w:val="2"/>
            <w:vAlign w:val="center"/>
          </w:tcPr>
          <w:p w14:paraId="78946975" w14:textId="7671D42C" w:rsidR="00830630" w:rsidRDefault="00000000">
            <w:del w:id="22" w:author="Wenyu Chiou" w:date="2026-02-11T21:58:00Z" w16du:dateUtc="2026-02-12T02:58:00Z">
              <w:r w:rsidDel="00A51262">
                <w:delText>0.29</w:delText>
              </w:r>
            </w:del>
          </w:p>
        </w:tc>
        <w:tc>
          <w:tcPr>
            <w:tcW w:w="1770" w:type="dxa"/>
            <w:gridSpan w:val="2"/>
            <w:vAlign w:val="center"/>
          </w:tcPr>
          <w:p w14:paraId="709EA78F" w14:textId="3C99E1A2" w:rsidR="00830630" w:rsidRDefault="00000000">
            <w:del w:id="23" w:author="Wenyu Chiou" w:date="2026-02-11T21:58:00Z" w16du:dateUtc="2026-02-12T02:58:00Z">
              <w:r w:rsidDel="00A51262">
                <w:delText>96.6</w:delText>
              </w:r>
            </w:del>
          </w:p>
        </w:tc>
        <w:tc>
          <w:tcPr>
            <w:tcW w:w="1698" w:type="dxa"/>
            <w:gridSpan w:val="2"/>
            <w:vAlign w:val="center"/>
          </w:tcPr>
          <w:p w14:paraId="118F151C" w14:textId="0D2AC37A" w:rsidR="00830630" w:rsidRDefault="00000000">
            <w:del w:id="24" w:author="Wenyu Chiou" w:date="2026-02-11T21:58:00Z" w16du:dateUtc="2026-02-12T02:58:00Z">
              <w:r w:rsidDel="00A51262">
                <w:delText>59.2</w:delText>
              </w:r>
            </w:del>
          </w:p>
        </w:tc>
      </w:tr>
      <w:tr w:rsidR="00F803C3" w14:paraId="6BB68CE9" w14:textId="77777777" w:rsidTr="00A51262">
        <w:trPr>
          <w:gridAfter w:val="7"/>
          <w:wAfter w:w="10059" w:type="dxa"/>
        </w:trPr>
        <w:tc>
          <w:tcPr>
            <w:tcW w:w="1642" w:type="dxa"/>
            <w:vAlign w:val="center"/>
          </w:tcPr>
          <w:p w14:paraId="0902A146" w14:textId="6019BF5B" w:rsidR="00830630" w:rsidRDefault="00000000">
            <w:del w:id="25" w:author="Wenyu Chiou" w:date="2026-02-11T21:58:00Z" w16du:dateUtc="2026-02-12T02:58:00Z">
              <w:r w:rsidDel="00A51262">
                <w:delText>Ministral-8B</w:delText>
              </w:r>
            </w:del>
          </w:p>
        </w:tc>
        <w:tc>
          <w:tcPr>
            <w:tcW w:w="1594" w:type="dxa"/>
            <w:gridSpan w:val="2"/>
            <w:vAlign w:val="center"/>
          </w:tcPr>
          <w:p w14:paraId="44F1B04E" w14:textId="715EE23A" w:rsidR="00830630" w:rsidRDefault="00000000">
            <w:del w:id="26" w:author="Wenyu Chiou" w:date="2026-02-11T21:58:00Z" w16du:dateUtc="2026-02-12T02:58:00Z">
              <w:r w:rsidDel="00A51262">
                <w:delText>1.11</w:delText>
              </w:r>
            </w:del>
          </w:p>
        </w:tc>
        <w:tc>
          <w:tcPr>
            <w:tcW w:w="1592" w:type="dxa"/>
            <w:gridSpan w:val="2"/>
            <w:vAlign w:val="center"/>
          </w:tcPr>
          <w:p w14:paraId="07056AD2" w14:textId="5B734D07" w:rsidR="00830630" w:rsidRDefault="00000000">
            <w:del w:id="27" w:author="Wenyu Chiou" w:date="2026-02-11T21:58:00Z" w16du:dateUtc="2026-02-12T02:58:00Z">
              <w:r w:rsidDel="00A51262">
                <w:delText>0.00</w:delText>
              </w:r>
            </w:del>
          </w:p>
        </w:tc>
        <w:tc>
          <w:tcPr>
            <w:tcW w:w="1770" w:type="dxa"/>
            <w:gridSpan w:val="2"/>
            <w:vAlign w:val="center"/>
          </w:tcPr>
          <w:p w14:paraId="75DF9C87" w14:textId="6E98153A" w:rsidR="00830630" w:rsidRDefault="00000000">
            <w:del w:id="28" w:author="Wenyu Chiou" w:date="2026-02-11T21:58:00Z" w16du:dateUtc="2026-02-12T02:58:00Z">
              <w:r w:rsidDel="00A51262">
                <w:delText>100.0</w:delText>
              </w:r>
            </w:del>
          </w:p>
        </w:tc>
        <w:tc>
          <w:tcPr>
            <w:tcW w:w="1698" w:type="dxa"/>
            <w:gridSpan w:val="2"/>
            <w:vAlign w:val="center"/>
          </w:tcPr>
          <w:p w14:paraId="1E84E79F" w14:textId="7DA2EE2C" w:rsidR="00830630" w:rsidRDefault="00000000">
            <w:del w:id="29" w:author="Wenyu Chiou" w:date="2026-02-11T21:58:00Z" w16du:dateUtc="2026-02-12T02:58:00Z">
              <w:r w:rsidDel="00A51262">
                <w:delText>-15.5</w:delText>
              </w:r>
            </w:del>
          </w:p>
        </w:tc>
      </w:tr>
      <w:tr w:rsidR="00F803C3" w14:paraId="1943A5EE" w14:textId="77777777" w:rsidTr="00A51262">
        <w:trPr>
          <w:gridAfter w:val="7"/>
          <w:wAfter w:w="10059" w:type="dxa"/>
        </w:trPr>
        <w:tc>
          <w:tcPr>
            <w:tcW w:w="1642" w:type="dxa"/>
            <w:vAlign w:val="center"/>
          </w:tcPr>
          <w:p w14:paraId="5548B1CB" w14:textId="3E94FEB0" w:rsidR="00830630" w:rsidRDefault="00000000">
            <w:del w:id="30" w:author="Wenyu Chiou" w:date="2026-02-11T21:58:00Z" w16du:dateUtc="2026-02-12T02:58:00Z">
              <w:r w:rsidDel="00A51262">
                <w:delText>Ministral-14B</w:delText>
              </w:r>
            </w:del>
          </w:p>
        </w:tc>
        <w:tc>
          <w:tcPr>
            <w:tcW w:w="1594" w:type="dxa"/>
            <w:gridSpan w:val="2"/>
            <w:vAlign w:val="center"/>
          </w:tcPr>
          <w:p w14:paraId="60D988FE" w14:textId="7406A92C" w:rsidR="00830630" w:rsidRDefault="00000000">
            <w:del w:id="31" w:author="Wenyu Chiou" w:date="2026-02-11T21:58:00Z" w16du:dateUtc="2026-02-12T02:58:00Z">
              <w:r w:rsidDel="00A51262">
                <w:delText>1.81</w:delText>
              </w:r>
            </w:del>
          </w:p>
        </w:tc>
        <w:tc>
          <w:tcPr>
            <w:tcW w:w="1592" w:type="dxa"/>
            <w:gridSpan w:val="2"/>
            <w:vAlign w:val="center"/>
          </w:tcPr>
          <w:p w14:paraId="146966B9" w14:textId="23C913BB" w:rsidR="00830630" w:rsidRDefault="00000000">
            <w:del w:id="32" w:author="Wenyu Chiou" w:date="2026-02-11T21:58:00Z" w16du:dateUtc="2026-02-12T02:58:00Z">
              <w:r w:rsidDel="00A51262">
                <w:delText>0.00</w:delText>
              </w:r>
            </w:del>
          </w:p>
        </w:tc>
        <w:tc>
          <w:tcPr>
            <w:tcW w:w="1770" w:type="dxa"/>
            <w:gridSpan w:val="2"/>
            <w:vAlign w:val="center"/>
          </w:tcPr>
          <w:p w14:paraId="2A9670A5" w14:textId="5EA61038" w:rsidR="00830630" w:rsidRDefault="00000000">
            <w:del w:id="33" w:author="Wenyu Chiou" w:date="2026-02-11T21:58:00Z" w16du:dateUtc="2026-02-12T02:58:00Z">
              <w:r w:rsidDel="00A51262">
                <w:delText>100.0</w:delText>
              </w:r>
            </w:del>
          </w:p>
        </w:tc>
        <w:tc>
          <w:tcPr>
            <w:tcW w:w="1698" w:type="dxa"/>
            <w:gridSpan w:val="2"/>
            <w:vAlign w:val="center"/>
          </w:tcPr>
          <w:p w14:paraId="686C2E93" w14:textId="56CF02AA" w:rsidR="00830630" w:rsidRDefault="00000000">
            <w:del w:id="34" w:author="Wenyu Chiou" w:date="2026-02-11T21:58:00Z" w16du:dateUtc="2026-02-12T02:58:00Z">
              <w:r w:rsidDel="00A51262">
                <w:delText>44.0</w:delText>
              </w:r>
            </w:del>
          </w:p>
        </w:tc>
      </w:tr>
      <w:tr w:rsidR="00A51262" w:rsidRPr="00A51262" w14:paraId="6E58C58C" w14:textId="77777777" w:rsidTr="00A5126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Ex>
        <w:trPr>
          <w:trHeight w:val="439"/>
          <w:ins w:id="35" w:author="Wenyu Chiou" w:date="2026-02-11T21:58:00Z"/>
        </w:trPr>
        <w:tc>
          <w:tcPr>
            <w:tcW w:w="2597" w:type="dxa"/>
            <w:gridSpan w:val="2"/>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044FB23D" w14:textId="77777777" w:rsidR="00A51262" w:rsidRPr="00A51262" w:rsidRDefault="00A51262" w:rsidP="00A51262">
            <w:pPr>
              <w:spacing w:after="240"/>
              <w:rPr>
                <w:ins w:id="36" w:author="Wenyu Chiou" w:date="2026-02-11T21:58:00Z"/>
              </w:rPr>
            </w:pPr>
          </w:p>
        </w:tc>
        <w:tc>
          <w:tcPr>
            <w:tcW w:w="7883" w:type="dxa"/>
            <w:gridSpan w:val="9"/>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00756E16" w14:textId="77777777" w:rsidR="00A51262" w:rsidRPr="00A51262" w:rsidRDefault="00A51262" w:rsidP="00A51262">
            <w:pPr>
              <w:spacing w:after="240"/>
              <w:rPr>
                <w:ins w:id="37" w:author="Wenyu Chiou" w:date="2026-02-11T21:58:00Z"/>
              </w:rPr>
            </w:pPr>
            <w:ins w:id="38" w:author="Wenyu Chiou" w:date="2026-02-11T21:58:00Z">
              <w:r w:rsidRPr="00A51262">
                <w:t>IBR</w:t>
              </w:r>
            </w:ins>
          </w:p>
        </w:tc>
        <w:tc>
          <w:tcPr>
            <w:tcW w:w="7880" w:type="dxa"/>
            <w:gridSpan w:val="5"/>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340CE923" w14:textId="77777777" w:rsidR="00A51262" w:rsidRPr="00A51262" w:rsidRDefault="00A51262" w:rsidP="00A51262">
            <w:pPr>
              <w:spacing w:after="240"/>
              <w:rPr>
                <w:ins w:id="39" w:author="Wenyu Chiou" w:date="2026-02-11T21:58:00Z"/>
              </w:rPr>
            </w:pPr>
            <w:ins w:id="40" w:author="Wenyu Chiou" w:date="2026-02-11T21:58:00Z">
              <w:r w:rsidRPr="00A51262">
                <w:t>EHE</w:t>
              </w:r>
            </w:ins>
          </w:p>
        </w:tc>
      </w:tr>
      <w:tr w:rsidR="00A51262" w:rsidRPr="00A51262" w14:paraId="06E3580D" w14:textId="77777777" w:rsidTr="00A5126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Ex>
        <w:trPr>
          <w:trHeight w:val="786"/>
          <w:ins w:id="41" w:author="Wenyu Chiou" w:date="2026-02-11T21:58:00Z"/>
        </w:trPr>
        <w:tc>
          <w:tcPr>
            <w:tcW w:w="2597" w:type="dxa"/>
            <w:gridSpan w:val="2"/>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5E9F79F7" w14:textId="77777777" w:rsidR="00A51262" w:rsidRPr="00A51262" w:rsidRDefault="00A51262" w:rsidP="00A51262">
            <w:pPr>
              <w:spacing w:after="240"/>
              <w:rPr>
                <w:ins w:id="42" w:author="Wenyu Chiou" w:date="2026-02-11T21:58:00Z"/>
              </w:rPr>
            </w:pPr>
            <w:ins w:id="43" w:author="Wenyu Chiou" w:date="2026-02-11T21:58:00Z">
              <w:r w:rsidRPr="00A51262">
                <w:t>model</w:t>
              </w:r>
            </w:ins>
          </w:p>
        </w:tc>
        <w:tc>
          <w:tcPr>
            <w:tcW w:w="1577" w:type="dxa"/>
            <w:gridSpan w:val="2"/>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2716E2C1" w14:textId="77777777" w:rsidR="00A51262" w:rsidRPr="00A51262" w:rsidRDefault="00A51262" w:rsidP="00A51262">
            <w:pPr>
              <w:spacing w:after="240"/>
              <w:rPr>
                <w:ins w:id="44" w:author="Wenyu Chiou" w:date="2026-02-11T21:58:00Z"/>
              </w:rPr>
            </w:pPr>
            <w:ins w:id="45" w:author="Wenyu Chiou" w:date="2026-02-11T21:58:00Z">
              <w:r w:rsidRPr="00A51262">
                <w:t>Group A</w:t>
              </w:r>
            </w:ins>
          </w:p>
        </w:tc>
        <w:tc>
          <w:tcPr>
            <w:tcW w:w="1576" w:type="dxa"/>
            <w:gridSpan w:val="2"/>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3405E0C7" w14:textId="77777777" w:rsidR="00A51262" w:rsidRPr="00A51262" w:rsidRDefault="00A51262" w:rsidP="00A51262">
            <w:pPr>
              <w:spacing w:after="240"/>
              <w:rPr>
                <w:ins w:id="46" w:author="Wenyu Chiou" w:date="2026-02-11T21:58:00Z"/>
              </w:rPr>
            </w:pPr>
            <w:ins w:id="47" w:author="Wenyu Chiou" w:date="2026-02-11T21:58:00Z">
              <w:r w:rsidRPr="00A51262">
                <w:t>Group B</w:t>
              </w:r>
            </w:ins>
          </w:p>
        </w:tc>
        <w:tc>
          <w:tcPr>
            <w:tcW w:w="1576" w:type="dxa"/>
            <w:gridSpan w:val="2"/>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608D03E3" w14:textId="77777777" w:rsidR="00A51262" w:rsidRPr="00A51262" w:rsidRDefault="00A51262" w:rsidP="00A51262">
            <w:pPr>
              <w:spacing w:after="240"/>
              <w:rPr>
                <w:ins w:id="48" w:author="Wenyu Chiou" w:date="2026-02-11T21:58:00Z"/>
              </w:rPr>
            </w:pPr>
            <w:ins w:id="49" w:author="Wenyu Chiou" w:date="2026-02-11T21:58:00Z">
              <w:r w:rsidRPr="00A51262">
                <w:t>Group C</w:t>
              </w:r>
            </w:ins>
          </w:p>
        </w:tc>
        <w:tc>
          <w:tcPr>
            <w:tcW w:w="1577" w:type="dxa"/>
            <w:gridSpan w:val="2"/>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1CDB1440" w14:textId="77777777" w:rsidR="00A51262" w:rsidRPr="00A51262" w:rsidRDefault="00A51262" w:rsidP="00A51262">
            <w:pPr>
              <w:spacing w:after="240"/>
              <w:rPr>
                <w:ins w:id="50" w:author="Wenyu Chiou" w:date="2026-02-11T21:58:00Z"/>
              </w:rPr>
            </w:pPr>
            <w:ins w:id="51" w:author="Wenyu Chiou" w:date="2026-02-11T21:58:00Z">
              <w:r w:rsidRPr="00A51262">
                <w:rPr>
                  <w:rFonts w:ascii="Cambria Math" w:hAnsi="Cambria Math" w:cs="Cambria Math"/>
                </w:rPr>
                <w:t>△</w:t>
              </w:r>
              <w:r w:rsidRPr="00A51262">
                <w:t>RR (B-A)</w:t>
              </w:r>
            </w:ins>
          </w:p>
        </w:tc>
        <w:tc>
          <w:tcPr>
            <w:tcW w:w="1577"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1BA4AD99" w14:textId="77777777" w:rsidR="00A51262" w:rsidRPr="00A51262" w:rsidRDefault="00A51262" w:rsidP="00A51262">
            <w:pPr>
              <w:spacing w:after="240"/>
              <w:rPr>
                <w:ins w:id="52" w:author="Wenyu Chiou" w:date="2026-02-11T21:58:00Z"/>
              </w:rPr>
            </w:pPr>
            <w:ins w:id="53" w:author="Wenyu Chiou" w:date="2026-02-11T21:58:00Z">
              <w:r w:rsidRPr="00A51262">
                <w:rPr>
                  <w:rFonts w:ascii="Cambria Math" w:hAnsi="Cambria Math" w:cs="Cambria Math"/>
                </w:rPr>
                <w:t>△</w:t>
              </w:r>
              <w:r w:rsidRPr="00A51262">
                <w:t>RR (C-A)</w:t>
              </w:r>
            </w:ins>
          </w:p>
        </w:tc>
        <w:tc>
          <w:tcPr>
            <w:tcW w:w="1576"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17A491F6" w14:textId="77777777" w:rsidR="00A51262" w:rsidRPr="00A51262" w:rsidRDefault="00A51262" w:rsidP="00A51262">
            <w:pPr>
              <w:spacing w:after="240"/>
              <w:rPr>
                <w:ins w:id="54" w:author="Wenyu Chiou" w:date="2026-02-11T21:58:00Z"/>
              </w:rPr>
            </w:pPr>
            <w:ins w:id="55" w:author="Wenyu Chiou" w:date="2026-02-11T21:58:00Z">
              <w:r w:rsidRPr="00A51262">
                <w:t>Group A</w:t>
              </w:r>
            </w:ins>
          </w:p>
        </w:tc>
        <w:tc>
          <w:tcPr>
            <w:tcW w:w="1576"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1F8059DE" w14:textId="77777777" w:rsidR="00A51262" w:rsidRPr="00A51262" w:rsidRDefault="00A51262" w:rsidP="00A51262">
            <w:pPr>
              <w:spacing w:after="240"/>
              <w:rPr>
                <w:ins w:id="56" w:author="Wenyu Chiou" w:date="2026-02-11T21:58:00Z"/>
              </w:rPr>
            </w:pPr>
            <w:ins w:id="57" w:author="Wenyu Chiou" w:date="2026-02-11T21:58:00Z">
              <w:r w:rsidRPr="00A51262">
                <w:t>Group B</w:t>
              </w:r>
            </w:ins>
          </w:p>
        </w:tc>
        <w:tc>
          <w:tcPr>
            <w:tcW w:w="1576"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1A0468C6" w14:textId="77777777" w:rsidR="00A51262" w:rsidRPr="00A51262" w:rsidRDefault="00A51262" w:rsidP="00A51262">
            <w:pPr>
              <w:spacing w:after="240"/>
              <w:rPr>
                <w:ins w:id="58" w:author="Wenyu Chiou" w:date="2026-02-11T21:58:00Z"/>
              </w:rPr>
            </w:pPr>
            <w:ins w:id="59" w:author="Wenyu Chiou" w:date="2026-02-11T21:58:00Z">
              <w:r w:rsidRPr="00A51262">
                <w:t>Group C</w:t>
              </w:r>
            </w:ins>
          </w:p>
        </w:tc>
        <w:tc>
          <w:tcPr>
            <w:tcW w:w="1576"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36344694" w14:textId="77777777" w:rsidR="00A51262" w:rsidRPr="00A51262" w:rsidRDefault="00A51262" w:rsidP="00A51262">
            <w:pPr>
              <w:spacing w:after="240"/>
              <w:rPr>
                <w:ins w:id="60" w:author="Wenyu Chiou" w:date="2026-02-11T21:58:00Z"/>
              </w:rPr>
            </w:pPr>
            <w:ins w:id="61" w:author="Wenyu Chiou" w:date="2026-02-11T21:58:00Z">
              <w:r w:rsidRPr="00A51262">
                <w:rPr>
                  <w:rFonts w:ascii="Cambria Math" w:hAnsi="Cambria Math" w:cs="Cambria Math"/>
                </w:rPr>
                <w:t>△</w:t>
              </w:r>
              <w:r w:rsidRPr="00A51262">
                <w:t>EHE (B-A)</w:t>
              </w:r>
            </w:ins>
          </w:p>
        </w:tc>
        <w:tc>
          <w:tcPr>
            <w:tcW w:w="1576"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0E845CA8" w14:textId="77777777" w:rsidR="00A51262" w:rsidRPr="00A51262" w:rsidRDefault="00A51262" w:rsidP="00A51262">
            <w:pPr>
              <w:spacing w:after="240"/>
              <w:rPr>
                <w:ins w:id="62" w:author="Wenyu Chiou" w:date="2026-02-11T21:58:00Z"/>
              </w:rPr>
            </w:pPr>
            <w:ins w:id="63" w:author="Wenyu Chiou" w:date="2026-02-11T21:58:00Z">
              <w:r w:rsidRPr="00A51262">
                <w:rPr>
                  <w:rFonts w:ascii="Cambria Math" w:hAnsi="Cambria Math" w:cs="Cambria Math"/>
                </w:rPr>
                <w:t>△</w:t>
              </w:r>
              <w:r w:rsidRPr="00A51262">
                <w:t>EHE (C-A)</w:t>
              </w:r>
            </w:ins>
          </w:p>
        </w:tc>
      </w:tr>
      <w:tr w:rsidR="00A51262" w:rsidRPr="00A51262" w14:paraId="7A03AE75" w14:textId="77777777" w:rsidTr="00A5126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Ex>
        <w:trPr>
          <w:trHeight w:val="439"/>
          <w:ins w:id="64" w:author="Wenyu Chiou" w:date="2026-02-11T21:58:00Z"/>
        </w:trPr>
        <w:tc>
          <w:tcPr>
            <w:tcW w:w="2597" w:type="dxa"/>
            <w:gridSpan w:val="2"/>
            <w:tcBorders>
              <w:top w:val="single" w:sz="8" w:space="0" w:color="000000"/>
              <w:left w:val="nil"/>
              <w:bottom w:val="nil"/>
              <w:right w:val="nil"/>
            </w:tcBorders>
            <w:tcMar>
              <w:top w:w="15" w:type="dxa"/>
              <w:left w:w="15" w:type="dxa"/>
              <w:bottom w:w="0" w:type="dxa"/>
              <w:right w:w="15" w:type="dxa"/>
            </w:tcMar>
            <w:vAlign w:val="center"/>
            <w:hideMark/>
          </w:tcPr>
          <w:p w14:paraId="5AB594FB" w14:textId="77777777" w:rsidR="00A51262" w:rsidRPr="00A51262" w:rsidRDefault="00A51262" w:rsidP="00A51262">
            <w:pPr>
              <w:spacing w:after="240"/>
              <w:rPr>
                <w:ins w:id="65" w:author="Wenyu Chiou" w:date="2026-02-11T21:58:00Z"/>
              </w:rPr>
            </w:pPr>
            <w:ins w:id="66" w:author="Wenyu Chiou" w:date="2026-02-11T21:58:00Z">
              <w:r w:rsidRPr="00A51262">
                <w:t>gemma3_4b</w:t>
              </w:r>
            </w:ins>
          </w:p>
        </w:tc>
        <w:tc>
          <w:tcPr>
            <w:tcW w:w="1577" w:type="dxa"/>
            <w:gridSpan w:val="2"/>
            <w:tcBorders>
              <w:top w:val="single" w:sz="8" w:space="0" w:color="000000"/>
              <w:left w:val="nil"/>
              <w:bottom w:val="nil"/>
              <w:right w:val="nil"/>
            </w:tcBorders>
            <w:tcMar>
              <w:top w:w="15" w:type="dxa"/>
              <w:left w:w="15" w:type="dxa"/>
              <w:bottom w:w="0" w:type="dxa"/>
              <w:right w:w="15" w:type="dxa"/>
            </w:tcMar>
            <w:vAlign w:val="center"/>
            <w:hideMark/>
          </w:tcPr>
          <w:p w14:paraId="03214C1C" w14:textId="77777777" w:rsidR="00A51262" w:rsidRPr="00A51262" w:rsidRDefault="00A51262" w:rsidP="00A51262">
            <w:pPr>
              <w:spacing w:after="240"/>
              <w:rPr>
                <w:ins w:id="67" w:author="Wenyu Chiou" w:date="2026-02-11T21:58:00Z"/>
              </w:rPr>
            </w:pPr>
            <w:ins w:id="68" w:author="Wenyu Chiou" w:date="2026-02-11T21:58:00Z">
              <w:r w:rsidRPr="00A51262">
                <w:t>1.568</w:t>
              </w:r>
            </w:ins>
          </w:p>
        </w:tc>
        <w:tc>
          <w:tcPr>
            <w:tcW w:w="1576" w:type="dxa"/>
            <w:gridSpan w:val="2"/>
            <w:tcBorders>
              <w:top w:val="single" w:sz="8" w:space="0" w:color="000000"/>
              <w:left w:val="nil"/>
              <w:bottom w:val="nil"/>
              <w:right w:val="nil"/>
            </w:tcBorders>
            <w:tcMar>
              <w:top w:w="15" w:type="dxa"/>
              <w:left w:w="15" w:type="dxa"/>
              <w:bottom w:w="0" w:type="dxa"/>
              <w:right w:w="15" w:type="dxa"/>
            </w:tcMar>
            <w:vAlign w:val="center"/>
            <w:hideMark/>
          </w:tcPr>
          <w:p w14:paraId="2F71895E" w14:textId="77777777" w:rsidR="00A51262" w:rsidRPr="00A51262" w:rsidRDefault="00A51262" w:rsidP="00A51262">
            <w:pPr>
              <w:spacing w:after="240"/>
              <w:rPr>
                <w:ins w:id="69" w:author="Wenyu Chiou" w:date="2026-02-11T21:58:00Z"/>
              </w:rPr>
            </w:pPr>
            <w:ins w:id="70" w:author="Wenyu Chiou" w:date="2026-02-11T21:58:00Z">
              <w:r w:rsidRPr="00A51262">
                <w:t>0.645</w:t>
              </w:r>
            </w:ins>
          </w:p>
        </w:tc>
        <w:tc>
          <w:tcPr>
            <w:tcW w:w="1576" w:type="dxa"/>
            <w:gridSpan w:val="2"/>
            <w:tcBorders>
              <w:top w:val="single" w:sz="8" w:space="0" w:color="000000"/>
              <w:left w:val="nil"/>
              <w:bottom w:val="nil"/>
              <w:right w:val="nil"/>
            </w:tcBorders>
            <w:tcMar>
              <w:top w:w="15" w:type="dxa"/>
              <w:left w:w="15" w:type="dxa"/>
              <w:bottom w:w="0" w:type="dxa"/>
              <w:right w:w="15" w:type="dxa"/>
            </w:tcMar>
            <w:vAlign w:val="center"/>
            <w:hideMark/>
          </w:tcPr>
          <w:p w14:paraId="31AFA1A9" w14:textId="77777777" w:rsidR="00A51262" w:rsidRPr="00A51262" w:rsidRDefault="00A51262" w:rsidP="00A51262">
            <w:pPr>
              <w:spacing w:after="240"/>
              <w:rPr>
                <w:ins w:id="71" w:author="Wenyu Chiou" w:date="2026-02-11T21:58:00Z"/>
              </w:rPr>
            </w:pPr>
            <w:ins w:id="72" w:author="Wenyu Chiou" w:date="2026-02-11T21:58:00Z">
              <w:r w:rsidRPr="00A51262">
                <w:t>0.889</w:t>
              </w:r>
            </w:ins>
          </w:p>
        </w:tc>
        <w:tc>
          <w:tcPr>
            <w:tcW w:w="1577" w:type="dxa"/>
            <w:gridSpan w:val="2"/>
            <w:tcBorders>
              <w:top w:val="single" w:sz="8" w:space="0" w:color="000000"/>
              <w:left w:val="nil"/>
              <w:bottom w:val="nil"/>
              <w:right w:val="nil"/>
            </w:tcBorders>
            <w:tcMar>
              <w:top w:w="15" w:type="dxa"/>
              <w:left w:w="15" w:type="dxa"/>
              <w:bottom w:w="0" w:type="dxa"/>
              <w:right w:w="15" w:type="dxa"/>
            </w:tcMar>
            <w:vAlign w:val="center"/>
            <w:hideMark/>
          </w:tcPr>
          <w:p w14:paraId="39D997F4" w14:textId="77777777" w:rsidR="00A51262" w:rsidRPr="00A51262" w:rsidRDefault="00A51262" w:rsidP="00A51262">
            <w:pPr>
              <w:spacing w:after="240"/>
              <w:rPr>
                <w:ins w:id="73" w:author="Wenyu Chiou" w:date="2026-02-11T21:58:00Z"/>
              </w:rPr>
            </w:pPr>
            <w:ins w:id="74" w:author="Wenyu Chiou" w:date="2026-02-11T21:58:00Z">
              <w:r w:rsidRPr="00A51262">
                <w:t>-0.923</w:t>
              </w:r>
            </w:ins>
          </w:p>
        </w:tc>
        <w:tc>
          <w:tcPr>
            <w:tcW w:w="1577" w:type="dxa"/>
            <w:tcBorders>
              <w:top w:val="single" w:sz="8" w:space="0" w:color="000000"/>
              <w:left w:val="nil"/>
              <w:bottom w:val="nil"/>
              <w:right w:val="nil"/>
            </w:tcBorders>
            <w:tcMar>
              <w:top w:w="15" w:type="dxa"/>
              <w:left w:w="15" w:type="dxa"/>
              <w:bottom w:w="0" w:type="dxa"/>
              <w:right w:w="15" w:type="dxa"/>
            </w:tcMar>
            <w:vAlign w:val="center"/>
            <w:hideMark/>
          </w:tcPr>
          <w:p w14:paraId="6BA73106" w14:textId="77777777" w:rsidR="00A51262" w:rsidRPr="00A51262" w:rsidRDefault="00A51262" w:rsidP="00A51262">
            <w:pPr>
              <w:spacing w:after="240"/>
              <w:rPr>
                <w:ins w:id="75" w:author="Wenyu Chiou" w:date="2026-02-11T21:58:00Z"/>
              </w:rPr>
            </w:pPr>
            <w:ins w:id="76" w:author="Wenyu Chiou" w:date="2026-02-11T21:58:00Z">
              <w:r w:rsidRPr="00A51262">
                <w:t>-0.679</w:t>
              </w:r>
            </w:ins>
          </w:p>
        </w:tc>
        <w:tc>
          <w:tcPr>
            <w:tcW w:w="1576" w:type="dxa"/>
            <w:tcBorders>
              <w:top w:val="single" w:sz="8" w:space="0" w:color="000000"/>
              <w:left w:val="nil"/>
              <w:bottom w:val="nil"/>
              <w:right w:val="nil"/>
            </w:tcBorders>
            <w:tcMar>
              <w:top w:w="15" w:type="dxa"/>
              <w:left w:w="15" w:type="dxa"/>
              <w:bottom w:w="0" w:type="dxa"/>
              <w:right w:w="15" w:type="dxa"/>
            </w:tcMar>
            <w:vAlign w:val="center"/>
            <w:hideMark/>
          </w:tcPr>
          <w:p w14:paraId="081094AA" w14:textId="77777777" w:rsidR="00A51262" w:rsidRPr="00A51262" w:rsidRDefault="00A51262" w:rsidP="00A51262">
            <w:pPr>
              <w:spacing w:after="240"/>
              <w:rPr>
                <w:ins w:id="77" w:author="Wenyu Chiou" w:date="2026-02-11T21:58:00Z"/>
              </w:rPr>
            </w:pPr>
            <w:ins w:id="78" w:author="Wenyu Chiou" w:date="2026-02-11T21:58:00Z">
              <w:r w:rsidRPr="00A51262">
                <w:t>0.456</w:t>
              </w:r>
            </w:ins>
          </w:p>
        </w:tc>
        <w:tc>
          <w:tcPr>
            <w:tcW w:w="1576" w:type="dxa"/>
            <w:tcBorders>
              <w:top w:val="single" w:sz="8" w:space="0" w:color="000000"/>
              <w:left w:val="nil"/>
              <w:bottom w:val="nil"/>
              <w:right w:val="nil"/>
            </w:tcBorders>
            <w:tcMar>
              <w:top w:w="15" w:type="dxa"/>
              <w:left w:w="15" w:type="dxa"/>
              <w:bottom w:w="0" w:type="dxa"/>
              <w:right w:w="15" w:type="dxa"/>
            </w:tcMar>
            <w:vAlign w:val="center"/>
            <w:hideMark/>
          </w:tcPr>
          <w:p w14:paraId="7F23FD5E" w14:textId="77777777" w:rsidR="00A51262" w:rsidRPr="00A51262" w:rsidRDefault="00A51262" w:rsidP="00A51262">
            <w:pPr>
              <w:spacing w:after="240"/>
              <w:rPr>
                <w:ins w:id="79" w:author="Wenyu Chiou" w:date="2026-02-11T21:58:00Z"/>
              </w:rPr>
            </w:pPr>
            <w:ins w:id="80" w:author="Wenyu Chiou" w:date="2026-02-11T21:58:00Z">
              <w:r w:rsidRPr="00A51262">
                <w:t>0.657</w:t>
              </w:r>
            </w:ins>
          </w:p>
        </w:tc>
        <w:tc>
          <w:tcPr>
            <w:tcW w:w="1576" w:type="dxa"/>
            <w:tcBorders>
              <w:top w:val="single" w:sz="8" w:space="0" w:color="000000"/>
              <w:left w:val="nil"/>
              <w:bottom w:val="nil"/>
              <w:right w:val="nil"/>
            </w:tcBorders>
            <w:tcMar>
              <w:top w:w="15" w:type="dxa"/>
              <w:left w:w="15" w:type="dxa"/>
              <w:bottom w:w="0" w:type="dxa"/>
              <w:right w:w="15" w:type="dxa"/>
            </w:tcMar>
            <w:vAlign w:val="center"/>
            <w:hideMark/>
          </w:tcPr>
          <w:p w14:paraId="22BC0785" w14:textId="77777777" w:rsidR="00A51262" w:rsidRPr="00A51262" w:rsidRDefault="00A51262" w:rsidP="00A51262">
            <w:pPr>
              <w:spacing w:after="240"/>
              <w:rPr>
                <w:ins w:id="81" w:author="Wenyu Chiou" w:date="2026-02-11T21:58:00Z"/>
              </w:rPr>
            </w:pPr>
            <w:ins w:id="82" w:author="Wenyu Chiou" w:date="2026-02-11T21:58:00Z">
              <w:r w:rsidRPr="00A51262">
                <w:t>0.672</w:t>
              </w:r>
            </w:ins>
          </w:p>
        </w:tc>
        <w:tc>
          <w:tcPr>
            <w:tcW w:w="1576" w:type="dxa"/>
            <w:tcBorders>
              <w:top w:val="single" w:sz="8" w:space="0" w:color="000000"/>
              <w:left w:val="nil"/>
              <w:bottom w:val="nil"/>
              <w:right w:val="nil"/>
            </w:tcBorders>
            <w:tcMar>
              <w:top w:w="15" w:type="dxa"/>
              <w:left w:w="15" w:type="dxa"/>
              <w:bottom w:w="0" w:type="dxa"/>
              <w:right w:w="15" w:type="dxa"/>
            </w:tcMar>
            <w:vAlign w:val="center"/>
            <w:hideMark/>
          </w:tcPr>
          <w:p w14:paraId="22794346" w14:textId="77777777" w:rsidR="00A51262" w:rsidRPr="00A51262" w:rsidRDefault="00A51262" w:rsidP="00A51262">
            <w:pPr>
              <w:spacing w:after="240"/>
              <w:rPr>
                <w:ins w:id="83" w:author="Wenyu Chiou" w:date="2026-02-11T21:58:00Z"/>
              </w:rPr>
            </w:pPr>
            <w:ins w:id="84" w:author="Wenyu Chiou" w:date="2026-02-11T21:58:00Z">
              <w:r w:rsidRPr="00A51262">
                <w:t>0.201</w:t>
              </w:r>
            </w:ins>
          </w:p>
        </w:tc>
        <w:tc>
          <w:tcPr>
            <w:tcW w:w="1576" w:type="dxa"/>
            <w:tcBorders>
              <w:top w:val="single" w:sz="8" w:space="0" w:color="000000"/>
              <w:left w:val="nil"/>
              <w:bottom w:val="nil"/>
              <w:right w:val="nil"/>
            </w:tcBorders>
            <w:tcMar>
              <w:top w:w="15" w:type="dxa"/>
              <w:left w:w="15" w:type="dxa"/>
              <w:bottom w:w="0" w:type="dxa"/>
              <w:right w:w="15" w:type="dxa"/>
            </w:tcMar>
            <w:vAlign w:val="center"/>
            <w:hideMark/>
          </w:tcPr>
          <w:p w14:paraId="2116929F" w14:textId="77777777" w:rsidR="00A51262" w:rsidRPr="00A51262" w:rsidRDefault="00A51262" w:rsidP="00A51262">
            <w:pPr>
              <w:spacing w:after="240"/>
              <w:rPr>
                <w:ins w:id="85" w:author="Wenyu Chiou" w:date="2026-02-11T21:58:00Z"/>
              </w:rPr>
            </w:pPr>
            <w:ins w:id="86" w:author="Wenyu Chiou" w:date="2026-02-11T21:58:00Z">
              <w:r w:rsidRPr="00A51262">
                <w:t>0.216</w:t>
              </w:r>
            </w:ins>
          </w:p>
        </w:tc>
      </w:tr>
      <w:tr w:rsidR="00A51262" w:rsidRPr="00A51262" w14:paraId="06E74D48" w14:textId="77777777" w:rsidTr="00A5126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Ex>
        <w:trPr>
          <w:trHeight w:val="439"/>
          <w:ins w:id="87" w:author="Wenyu Chiou" w:date="2026-02-11T21:58:00Z"/>
        </w:trPr>
        <w:tc>
          <w:tcPr>
            <w:tcW w:w="2597" w:type="dxa"/>
            <w:gridSpan w:val="2"/>
            <w:tcBorders>
              <w:top w:val="nil"/>
              <w:left w:val="nil"/>
              <w:bottom w:val="nil"/>
              <w:right w:val="nil"/>
            </w:tcBorders>
            <w:tcMar>
              <w:top w:w="15" w:type="dxa"/>
              <w:left w:w="15" w:type="dxa"/>
              <w:bottom w:w="0" w:type="dxa"/>
              <w:right w:w="15" w:type="dxa"/>
            </w:tcMar>
            <w:vAlign w:val="center"/>
            <w:hideMark/>
          </w:tcPr>
          <w:p w14:paraId="7A48B064" w14:textId="77777777" w:rsidR="00A51262" w:rsidRPr="00A51262" w:rsidRDefault="00A51262" w:rsidP="00A51262">
            <w:pPr>
              <w:spacing w:after="240"/>
              <w:rPr>
                <w:ins w:id="88" w:author="Wenyu Chiou" w:date="2026-02-11T21:58:00Z"/>
              </w:rPr>
            </w:pPr>
            <w:ins w:id="89" w:author="Wenyu Chiou" w:date="2026-02-11T21:58:00Z">
              <w:r w:rsidRPr="00A51262">
                <w:t>gemma3_12b</w:t>
              </w:r>
            </w:ins>
          </w:p>
        </w:tc>
        <w:tc>
          <w:tcPr>
            <w:tcW w:w="1577" w:type="dxa"/>
            <w:gridSpan w:val="2"/>
            <w:tcBorders>
              <w:top w:val="nil"/>
              <w:left w:val="nil"/>
              <w:bottom w:val="nil"/>
              <w:right w:val="nil"/>
            </w:tcBorders>
            <w:tcMar>
              <w:top w:w="15" w:type="dxa"/>
              <w:left w:w="15" w:type="dxa"/>
              <w:bottom w:w="0" w:type="dxa"/>
              <w:right w:w="15" w:type="dxa"/>
            </w:tcMar>
            <w:vAlign w:val="center"/>
            <w:hideMark/>
          </w:tcPr>
          <w:p w14:paraId="51A3F020" w14:textId="77777777" w:rsidR="00A51262" w:rsidRPr="00A51262" w:rsidRDefault="00A51262" w:rsidP="00A51262">
            <w:pPr>
              <w:spacing w:after="240"/>
              <w:rPr>
                <w:ins w:id="90" w:author="Wenyu Chiou" w:date="2026-02-11T21:58:00Z"/>
              </w:rPr>
            </w:pPr>
            <w:ins w:id="91" w:author="Wenyu Chiou" w:date="2026-02-11T21:58:00Z">
              <w:r w:rsidRPr="00A51262">
                <w:t>4.798</w:t>
              </w:r>
            </w:ins>
          </w:p>
        </w:tc>
        <w:tc>
          <w:tcPr>
            <w:tcW w:w="1576" w:type="dxa"/>
            <w:gridSpan w:val="2"/>
            <w:tcBorders>
              <w:top w:val="nil"/>
              <w:left w:val="nil"/>
              <w:bottom w:val="nil"/>
              <w:right w:val="nil"/>
            </w:tcBorders>
            <w:tcMar>
              <w:top w:w="15" w:type="dxa"/>
              <w:left w:w="15" w:type="dxa"/>
              <w:bottom w:w="0" w:type="dxa"/>
              <w:right w:w="15" w:type="dxa"/>
            </w:tcMar>
            <w:vAlign w:val="center"/>
            <w:hideMark/>
          </w:tcPr>
          <w:p w14:paraId="193FE8F3" w14:textId="77777777" w:rsidR="00A51262" w:rsidRPr="00A51262" w:rsidRDefault="00A51262" w:rsidP="00A51262">
            <w:pPr>
              <w:spacing w:after="240"/>
              <w:rPr>
                <w:ins w:id="92" w:author="Wenyu Chiou" w:date="2026-02-11T21:58:00Z"/>
              </w:rPr>
            </w:pPr>
            <w:ins w:id="93" w:author="Wenyu Chiou" w:date="2026-02-11T21:58:00Z">
              <w:r w:rsidRPr="00A51262">
                <w:t>0.077</w:t>
              </w:r>
            </w:ins>
          </w:p>
        </w:tc>
        <w:tc>
          <w:tcPr>
            <w:tcW w:w="1576" w:type="dxa"/>
            <w:gridSpan w:val="2"/>
            <w:tcBorders>
              <w:top w:val="nil"/>
              <w:left w:val="nil"/>
              <w:bottom w:val="nil"/>
              <w:right w:val="nil"/>
            </w:tcBorders>
            <w:tcMar>
              <w:top w:w="15" w:type="dxa"/>
              <w:left w:w="15" w:type="dxa"/>
              <w:bottom w:w="0" w:type="dxa"/>
              <w:right w:w="15" w:type="dxa"/>
            </w:tcMar>
            <w:vAlign w:val="center"/>
            <w:hideMark/>
          </w:tcPr>
          <w:p w14:paraId="43D86647" w14:textId="77777777" w:rsidR="00A51262" w:rsidRPr="00A51262" w:rsidRDefault="00A51262" w:rsidP="00A51262">
            <w:pPr>
              <w:spacing w:after="240"/>
              <w:rPr>
                <w:ins w:id="94" w:author="Wenyu Chiou" w:date="2026-02-11T21:58:00Z"/>
              </w:rPr>
            </w:pPr>
            <w:ins w:id="95" w:author="Wenyu Chiou" w:date="2026-02-11T21:58:00Z">
              <w:r w:rsidRPr="00A51262">
                <w:t>0.034</w:t>
              </w:r>
            </w:ins>
          </w:p>
        </w:tc>
        <w:tc>
          <w:tcPr>
            <w:tcW w:w="1577" w:type="dxa"/>
            <w:gridSpan w:val="2"/>
            <w:tcBorders>
              <w:top w:val="nil"/>
              <w:left w:val="nil"/>
              <w:bottom w:val="nil"/>
              <w:right w:val="nil"/>
            </w:tcBorders>
            <w:tcMar>
              <w:top w:w="15" w:type="dxa"/>
              <w:left w:w="15" w:type="dxa"/>
              <w:bottom w:w="0" w:type="dxa"/>
              <w:right w:w="15" w:type="dxa"/>
            </w:tcMar>
            <w:vAlign w:val="center"/>
            <w:hideMark/>
          </w:tcPr>
          <w:p w14:paraId="5FD88DE1" w14:textId="77777777" w:rsidR="00A51262" w:rsidRPr="00A51262" w:rsidRDefault="00A51262" w:rsidP="00A51262">
            <w:pPr>
              <w:spacing w:after="240"/>
              <w:rPr>
                <w:ins w:id="96" w:author="Wenyu Chiou" w:date="2026-02-11T21:58:00Z"/>
              </w:rPr>
            </w:pPr>
            <w:ins w:id="97" w:author="Wenyu Chiou" w:date="2026-02-11T21:58:00Z">
              <w:r w:rsidRPr="00A51262">
                <w:t>-4.721</w:t>
              </w:r>
            </w:ins>
          </w:p>
        </w:tc>
        <w:tc>
          <w:tcPr>
            <w:tcW w:w="1577" w:type="dxa"/>
            <w:tcBorders>
              <w:top w:val="nil"/>
              <w:left w:val="nil"/>
              <w:bottom w:val="nil"/>
              <w:right w:val="nil"/>
            </w:tcBorders>
            <w:tcMar>
              <w:top w:w="15" w:type="dxa"/>
              <w:left w:w="15" w:type="dxa"/>
              <w:bottom w:w="0" w:type="dxa"/>
              <w:right w:w="15" w:type="dxa"/>
            </w:tcMar>
            <w:vAlign w:val="center"/>
            <w:hideMark/>
          </w:tcPr>
          <w:p w14:paraId="11C7D3A6" w14:textId="77777777" w:rsidR="00A51262" w:rsidRPr="00A51262" w:rsidRDefault="00A51262" w:rsidP="00A51262">
            <w:pPr>
              <w:spacing w:after="240"/>
              <w:rPr>
                <w:ins w:id="98" w:author="Wenyu Chiou" w:date="2026-02-11T21:58:00Z"/>
              </w:rPr>
            </w:pPr>
            <w:ins w:id="99" w:author="Wenyu Chiou" w:date="2026-02-11T21:58:00Z">
              <w:r w:rsidRPr="00A51262">
                <w:t>-4.764</w:t>
              </w:r>
            </w:ins>
          </w:p>
        </w:tc>
        <w:tc>
          <w:tcPr>
            <w:tcW w:w="1576" w:type="dxa"/>
            <w:tcBorders>
              <w:top w:val="nil"/>
              <w:left w:val="nil"/>
              <w:bottom w:val="nil"/>
              <w:right w:val="nil"/>
            </w:tcBorders>
            <w:tcMar>
              <w:top w:w="15" w:type="dxa"/>
              <w:left w:w="15" w:type="dxa"/>
              <w:bottom w:w="0" w:type="dxa"/>
              <w:right w:w="15" w:type="dxa"/>
            </w:tcMar>
            <w:vAlign w:val="center"/>
            <w:hideMark/>
          </w:tcPr>
          <w:p w14:paraId="3A0F31CA" w14:textId="77777777" w:rsidR="00A51262" w:rsidRPr="00A51262" w:rsidRDefault="00A51262" w:rsidP="00A51262">
            <w:pPr>
              <w:spacing w:after="240"/>
              <w:rPr>
                <w:ins w:id="100" w:author="Wenyu Chiou" w:date="2026-02-11T21:58:00Z"/>
              </w:rPr>
            </w:pPr>
            <w:ins w:id="101" w:author="Wenyu Chiou" w:date="2026-02-11T21:58:00Z">
              <w:r w:rsidRPr="00A51262">
                <w:t>0.098</w:t>
              </w:r>
            </w:ins>
          </w:p>
        </w:tc>
        <w:tc>
          <w:tcPr>
            <w:tcW w:w="1576" w:type="dxa"/>
            <w:tcBorders>
              <w:top w:val="nil"/>
              <w:left w:val="nil"/>
              <w:bottom w:val="nil"/>
              <w:right w:val="nil"/>
            </w:tcBorders>
            <w:tcMar>
              <w:top w:w="15" w:type="dxa"/>
              <w:left w:w="15" w:type="dxa"/>
              <w:bottom w:w="0" w:type="dxa"/>
              <w:right w:w="15" w:type="dxa"/>
            </w:tcMar>
            <w:vAlign w:val="center"/>
            <w:hideMark/>
          </w:tcPr>
          <w:p w14:paraId="73F5EBD8" w14:textId="77777777" w:rsidR="00A51262" w:rsidRPr="00A51262" w:rsidRDefault="00A51262" w:rsidP="00A51262">
            <w:pPr>
              <w:spacing w:after="240"/>
              <w:rPr>
                <w:ins w:id="102" w:author="Wenyu Chiou" w:date="2026-02-11T21:58:00Z"/>
              </w:rPr>
            </w:pPr>
            <w:ins w:id="103" w:author="Wenyu Chiou" w:date="2026-02-11T21:58:00Z">
              <w:r w:rsidRPr="00A51262">
                <w:t>0.429</w:t>
              </w:r>
            </w:ins>
          </w:p>
        </w:tc>
        <w:tc>
          <w:tcPr>
            <w:tcW w:w="1576" w:type="dxa"/>
            <w:tcBorders>
              <w:top w:val="nil"/>
              <w:left w:val="nil"/>
              <w:bottom w:val="nil"/>
              <w:right w:val="nil"/>
            </w:tcBorders>
            <w:tcMar>
              <w:top w:w="15" w:type="dxa"/>
              <w:left w:w="15" w:type="dxa"/>
              <w:bottom w:w="0" w:type="dxa"/>
              <w:right w:w="15" w:type="dxa"/>
            </w:tcMar>
            <w:vAlign w:val="center"/>
            <w:hideMark/>
          </w:tcPr>
          <w:p w14:paraId="3C65B907" w14:textId="77777777" w:rsidR="00A51262" w:rsidRPr="00A51262" w:rsidRDefault="00A51262" w:rsidP="00A51262">
            <w:pPr>
              <w:spacing w:after="240"/>
              <w:rPr>
                <w:ins w:id="104" w:author="Wenyu Chiou" w:date="2026-02-11T21:58:00Z"/>
              </w:rPr>
            </w:pPr>
            <w:ins w:id="105" w:author="Wenyu Chiou" w:date="2026-02-11T21:58:00Z">
              <w:r w:rsidRPr="00A51262">
                <w:t>0.382</w:t>
              </w:r>
            </w:ins>
          </w:p>
        </w:tc>
        <w:tc>
          <w:tcPr>
            <w:tcW w:w="1576" w:type="dxa"/>
            <w:tcBorders>
              <w:top w:val="nil"/>
              <w:left w:val="nil"/>
              <w:bottom w:val="nil"/>
              <w:right w:val="nil"/>
            </w:tcBorders>
            <w:tcMar>
              <w:top w:w="15" w:type="dxa"/>
              <w:left w:w="15" w:type="dxa"/>
              <w:bottom w:w="0" w:type="dxa"/>
              <w:right w:w="15" w:type="dxa"/>
            </w:tcMar>
            <w:vAlign w:val="center"/>
            <w:hideMark/>
          </w:tcPr>
          <w:p w14:paraId="25780940" w14:textId="77777777" w:rsidR="00A51262" w:rsidRPr="00A51262" w:rsidRDefault="00A51262" w:rsidP="00A51262">
            <w:pPr>
              <w:spacing w:after="240"/>
              <w:rPr>
                <w:ins w:id="106" w:author="Wenyu Chiou" w:date="2026-02-11T21:58:00Z"/>
              </w:rPr>
            </w:pPr>
            <w:ins w:id="107" w:author="Wenyu Chiou" w:date="2026-02-11T21:58:00Z">
              <w:r w:rsidRPr="00A51262">
                <w:t>0.331</w:t>
              </w:r>
            </w:ins>
          </w:p>
        </w:tc>
        <w:tc>
          <w:tcPr>
            <w:tcW w:w="1576" w:type="dxa"/>
            <w:tcBorders>
              <w:top w:val="nil"/>
              <w:left w:val="nil"/>
              <w:bottom w:val="nil"/>
              <w:right w:val="nil"/>
            </w:tcBorders>
            <w:tcMar>
              <w:top w:w="15" w:type="dxa"/>
              <w:left w:w="15" w:type="dxa"/>
              <w:bottom w:w="0" w:type="dxa"/>
              <w:right w:w="15" w:type="dxa"/>
            </w:tcMar>
            <w:vAlign w:val="center"/>
            <w:hideMark/>
          </w:tcPr>
          <w:p w14:paraId="0907AF93" w14:textId="77777777" w:rsidR="00A51262" w:rsidRPr="00A51262" w:rsidRDefault="00A51262" w:rsidP="00A51262">
            <w:pPr>
              <w:spacing w:after="240"/>
              <w:rPr>
                <w:ins w:id="108" w:author="Wenyu Chiou" w:date="2026-02-11T21:58:00Z"/>
              </w:rPr>
            </w:pPr>
            <w:ins w:id="109" w:author="Wenyu Chiou" w:date="2026-02-11T21:58:00Z">
              <w:r w:rsidRPr="00A51262">
                <w:t>0.284</w:t>
              </w:r>
            </w:ins>
          </w:p>
        </w:tc>
      </w:tr>
      <w:tr w:rsidR="00A51262" w:rsidRPr="00A51262" w14:paraId="67ABBC7E" w14:textId="77777777" w:rsidTr="00A5126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Ex>
        <w:trPr>
          <w:trHeight w:val="439"/>
          <w:ins w:id="110" w:author="Wenyu Chiou" w:date="2026-02-11T21:58:00Z"/>
        </w:trPr>
        <w:tc>
          <w:tcPr>
            <w:tcW w:w="2597" w:type="dxa"/>
            <w:gridSpan w:val="2"/>
            <w:tcBorders>
              <w:top w:val="nil"/>
              <w:left w:val="nil"/>
              <w:bottom w:val="nil"/>
              <w:right w:val="nil"/>
            </w:tcBorders>
            <w:tcMar>
              <w:top w:w="15" w:type="dxa"/>
              <w:left w:w="15" w:type="dxa"/>
              <w:bottom w:w="0" w:type="dxa"/>
              <w:right w:w="15" w:type="dxa"/>
            </w:tcMar>
            <w:vAlign w:val="center"/>
            <w:hideMark/>
          </w:tcPr>
          <w:p w14:paraId="728C8371" w14:textId="77777777" w:rsidR="00A51262" w:rsidRPr="00A51262" w:rsidRDefault="00A51262" w:rsidP="00A51262">
            <w:pPr>
              <w:spacing w:after="240"/>
              <w:rPr>
                <w:ins w:id="111" w:author="Wenyu Chiou" w:date="2026-02-11T21:58:00Z"/>
              </w:rPr>
            </w:pPr>
            <w:ins w:id="112" w:author="Wenyu Chiou" w:date="2026-02-11T21:58:00Z">
              <w:r w:rsidRPr="00A51262">
                <w:t>gemma3_27b</w:t>
              </w:r>
            </w:ins>
          </w:p>
        </w:tc>
        <w:tc>
          <w:tcPr>
            <w:tcW w:w="1577" w:type="dxa"/>
            <w:gridSpan w:val="2"/>
            <w:tcBorders>
              <w:top w:val="nil"/>
              <w:left w:val="nil"/>
              <w:bottom w:val="nil"/>
              <w:right w:val="nil"/>
            </w:tcBorders>
            <w:tcMar>
              <w:top w:w="15" w:type="dxa"/>
              <w:left w:w="15" w:type="dxa"/>
              <w:bottom w:w="0" w:type="dxa"/>
              <w:right w:w="15" w:type="dxa"/>
            </w:tcMar>
            <w:vAlign w:val="center"/>
            <w:hideMark/>
          </w:tcPr>
          <w:p w14:paraId="139B8069" w14:textId="77777777" w:rsidR="00A51262" w:rsidRPr="00A51262" w:rsidRDefault="00A51262" w:rsidP="00A51262">
            <w:pPr>
              <w:spacing w:after="240"/>
              <w:rPr>
                <w:ins w:id="113" w:author="Wenyu Chiou" w:date="2026-02-11T21:58:00Z"/>
              </w:rPr>
            </w:pPr>
            <w:ins w:id="114" w:author="Wenyu Chiou" w:date="2026-02-11T21:58:00Z">
              <w:r w:rsidRPr="00A51262">
                <w:t>8.967</w:t>
              </w:r>
            </w:ins>
          </w:p>
        </w:tc>
        <w:tc>
          <w:tcPr>
            <w:tcW w:w="1576" w:type="dxa"/>
            <w:gridSpan w:val="2"/>
            <w:tcBorders>
              <w:top w:val="nil"/>
              <w:left w:val="nil"/>
              <w:bottom w:val="nil"/>
              <w:right w:val="nil"/>
            </w:tcBorders>
            <w:tcMar>
              <w:top w:w="15" w:type="dxa"/>
              <w:left w:w="15" w:type="dxa"/>
              <w:bottom w:w="0" w:type="dxa"/>
              <w:right w:w="15" w:type="dxa"/>
            </w:tcMar>
            <w:vAlign w:val="center"/>
            <w:hideMark/>
          </w:tcPr>
          <w:p w14:paraId="4F9A0772" w14:textId="77777777" w:rsidR="00A51262" w:rsidRPr="00A51262" w:rsidRDefault="00A51262" w:rsidP="00A51262">
            <w:pPr>
              <w:spacing w:after="240"/>
              <w:rPr>
                <w:ins w:id="115" w:author="Wenyu Chiou" w:date="2026-02-11T21:58:00Z"/>
              </w:rPr>
            </w:pPr>
            <w:ins w:id="116" w:author="Wenyu Chiou" w:date="2026-02-11T21:58:00Z">
              <w:r w:rsidRPr="00A51262">
                <w:t>0</w:t>
              </w:r>
            </w:ins>
          </w:p>
        </w:tc>
        <w:tc>
          <w:tcPr>
            <w:tcW w:w="1576" w:type="dxa"/>
            <w:gridSpan w:val="2"/>
            <w:tcBorders>
              <w:top w:val="nil"/>
              <w:left w:val="nil"/>
              <w:bottom w:val="nil"/>
              <w:right w:val="nil"/>
            </w:tcBorders>
            <w:tcMar>
              <w:top w:w="15" w:type="dxa"/>
              <w:left w:w="15" w:type="dxa"/>
              <w:bottom w:w="0" w:type="dxa"/>
              <w:right w:w="15" w:type="dxa"/>
            </w:tcMar>
            <w:vAlign w:val="center"/>
            <w:hideMark/>
          </w:tcPr>
          <w:p w14:paraId="631C8F4E" w14:textId="77777777" w:rsidR="00A51262" w:rsidRPr="00A51262" w:rsidRDefault="00A51262" w:rsidP="00A51262">
            <w:pPr>
              <w:spacing w:after="240"/>
              <w:rPr>
                <w:ins w:id="117" w:author="Wenyu Chiou" w:date="2026-02-11T21:58:00Z"/>
              </w:rPr>
            </w:pPr>
            <w:ins w:id="118" w:author="Wenyu Chiou" w:date="2026-02-11T21:58:00Z">
              <w:r w:rsidRPr="00A51262">
                <w:t>0</w:t>
              </w:r>
            </w:ins>
          </w:p>
        </w:tc>
        <w:tc>
          <w:tcPr>
            <w:tcW w:w="1577" w:type="dxa"/>
            <w:gridSpan w:val="2"/>
            <w:tcBorders>
              <w:top w:val="nil"/>
              <w:left w:val="nil"/>
              <w:bottom w:val="nil"/>
              <w:right w:val="nil"/>
            </w:tcBorders>
            <w:tcMar>
              <w:top w:w="15" w:type="dxa"/>
              <w:left w:w="15" w:type="dxa"/>
              <w:bottom w:w="0" w:type="dxa"/>
              <w:right w:w="15" w:type="dxa"/>
            </w:tcMar>
            <w:vAlign w:val="center"/>
            <w:hideMark/>
          </w:tcPr>
          <w:p w14:paraId="59B29CF1" w14:textId="77777777" w:rsidR="00A51262" w:rsidRPr="00A51262" w:rsidRDefault="00A51262" w:rsidP="00A51262">
            <w:pPr>
              <w:spacing w:after="240"/>
              <w:rPr>
                <w:ins w:id="119" w:author="Wenyu Chiou" w:date="2026-02-11T21:58:00Z"/>
              </w:rPr>
            </w:pPr>
            <w:ins w:id="120" w:author="Wenyu Chiou" w:date="2026-02-11T21:58:00Z">
              <w:r w:rsidRPr="00A51262">
                <w:t>-8.967</w:t>
              </w:r>
            </w:ins>
          </w:p>
        </w:tc>
        <w:tc>
          <w:tcPr>
            <w:tcW w:w="1577" w:type="dxa"/>
            <w:tcBorders>
              <w:top w:val="nil"/>
              <w:left w:val="nil"/>
              <w:bottom w:val="nil"/>
              <w:right w:val="nil"/>
            </w:tcBorders>
            <w:tcMar>
              <w:top w:w="15" w:type="dxa"/>
              <w:left w:w="15" w:type="dxa"/>
              <w:bottom w:w="0" w:type="dxa"/>
              <w:right w:w="15" w:type="dxa"/>
            </w:tcMar>
            <w:vAlign w:val="center"/>
            <w:hideMark/>
          </w:tcPr>
          <w:p w14:paraId="343BC230" w14:textId="77777777" w:rsidR="00A51262" w:rsidRPr="00A51262" w:rsidRDefault="00A51262" w:rsidP="00A51262">
            <w:pPr>
              <w:spacing w:after="240"/>
              <w:rPr>
                <w:ins w:id="121" w:author="Wenyu Chiou" w:date="2026-02-11T21:58:00Z"/>
              </w:rPr>
            </w:pPr>
            <w:ins w:id="122" w:author="Wenyu Chiou" w:date="2026-02-11T21:58:00Z">
              <w:r w:rsidRPr="00A51262">
                <w:t>-8.967</w:t>
              </w:r>
            </w:ins>
          </w:p>
        </w:tc>
        <w:tc>
          <w:tcPr>
            <w:tcW w:w="1576" w:type="dxa"/>
            <w:tcBorders>
              <w:top w:val="nil"/>
              <w:left w:val="nil"/>
              <w:bottom w:val="nil"/>
              <w:right w:val="nil"/>
            </w:tcBorders>
            <w:tcMar>
              <w:top w:w="15" w:type="dxa"/>
              <w:left w:w="15" w:type="dxa"/>
              <w:bottom w:w="0" w:type="dxa"/>
              <w:right w:w="15" w:type="dxa"/>
            </w:tcMar>
            <w:vAlign w:val="center"/>
            <w:hideMark/>
          </w:tcPr>
          <w:p w14:paraId="73956FD8" w14:textId="77777777" w:rsidR="00A51262" w:rsidRPr="00A51262" w:rsidRDefault="00A51262" w:rsidP="00A51262">
            <w:pPr>
              <w:spacing w:after="240"/>
              <w:rPr>
                <w:ins w:id="123" w:author="Wenyu Chiou" w:date="2026-02-11T21:58:00Z"/>
              </w:rPr>
            </w:pPr>
            <w:ins w:id="124" w:author="Wenyu Chiou" w:date="2026-02-11T21:58:00Z">
              <w:r w:rsidRPr="00A51262">
                <w:t>0.567</w:t>
              </w:r>
            </w:ins>
          </w:p>
        </w:tc>
        <w:tc>
          <w:tcPr>
            <w:tcW w:w="1576" w:type="dxa"/>
            <w:tcBorders>
              <w:top w:val="nil"/>
              <w:left w:val="nil"/>
              <w:bottom w:val="nil"/>
              <w:right w:val="nil"/>
            </w:tcBorders>
            <w:tcMar>
              <w:top w:w="15" w:type="dxa"/>
              <w:left w:w="15" w:type="dxa"/>
              <w:bottom w:w="0" w:type="dxa"/>
              <w:right w:w="15" w:type="dxa"/>
            </w:tcMar>
            <w:vAlign w:val="center"/>
            <w:hideMark/>
          </w:tcPr>
          <w:p w14:paraId="46F0AB74" w14:textId="77777777" w:rsidR="00A51262" w:rsidRPr="00A51262" w:rsidRDefault="00A51262" w:rsidP="00A51262">
            <w:pPr>
              <w:spacing w:after="240"/>
              <w:rPr>
                <w:ins w:id="125" w:author="Wenyu Chiou" w:date="2026-02-11T21:58:00Z"/>
              </w:rPr>
            </w:pPr>
            <w:ins w:id="126" w:author="Wenyu Chiou" w:date="2026-02-11T21:58:00Z">
              <w:r w:rsidRPr="00A51262">
                <w:t>0.562</w:t>
              </w:r>
            </w:ins>
          </w:p>
        </w:tc>
        <w:tc>
          <w:tcPr>
            <w:tcW w:w="1576" w:type="dxa"/>
            <w:tcBorders>
              <w:top w:val="nil"/>
              <w:left w:val="nil"/>
              <w:bottom w:val="nil"/>
              <w:right w:val="nil"/>
            </w:tcBorders>
            <w:tcMar>
              <w:top w:w="15" w:type="dxa"/>
              <w:left w:w="15" w:type="dxa"/>
              <w:bottom w:w="0" w:type="dxa"/>
              <w:right w:w="15" w:type="dxa"/>
            </w:tcMar>
            <w:vAlign w:val="center"/>
            <w:hideMark/>
          </w:tcPr>
          <w:p w14:paraId="19EE4FE5" w14:textId="77777777" w:rsidR="00A51262" w:rsidRPr="00A51262" w:rsidRDefault="00A51262" w:rsidP="00A51262">
            <w:pPr>
              <w:spacing w:after="240"/>
              <w:rPr>
                <w:ins w:id="127" w:author="Wenyu Chiou" w:date="2026-02-11T21:58:00Z"/>
              </w:rPr>
            </w:pPr>
            <w:ins w:id="128" w:author="Wenyu Chiou" w:date="2026-02-11T21:58:00Z">
              <w:r w:rsidRPr="00A51262">
                <w:t>0.609</w:t>
              </w:r>
            </w:ins>
          </w:p>
        </w:tc>
        <w:tc>
          <w:tcPr>
            <w:tcW w:w="1576" w:type="dxa"/>
            <w:tcBorders>
              <w:top w:val="nil"/>
              <w:left w:val="nil"/>
              <w:bottom w:val="nil"/>
              <w:right w:val="nil"/>
            </w:tcBorders>
            <w:tcMar>
              <w:top w:w="15" w:type="dxa"/>
              <w:left w:w="15" w:type="dxa"/>
              <w:bottom w:w="0" w:type="dxa"/>
              <w:right w:w="15" w:type="dxa"/>
            </w:tcMar>
            <w:vAlign w:val="center"/>
            <w:hideMark/>
          </w:tcPr>
          <w:p w14:paraId="667BB3FE" w14:textId="77777777" w:rsidR="00A51262" w:rsidRPr="00A51262" w:rsidRDefault="00A51262" w:rsidP="00A51262">
            <w:pPr>
              <w:spacing w:after="240"/>
              <w:rPr>
                <w:ins w:id="129" w:author="Wenyu Chiou" w:date="2026-02-11T21:58:00Z"/>
              </w:rPr>
            </w:pPr>
            <w:ins w:id="130" w:author="Wenyu Chiou" w:date="2026-02-11T21:58:00Z">
              <w:r w:rsidRPr="00A51262">
                <w:t>-0.005</w:t>
              </w:r>
            </w:ins>
          </w:p>
        </w:tc>
        <w:tc>
          <w:tcPr>
            <w:tcW w:w="1576" w:type="dxa"/>
            <w:tcBorders>
              <w:top w:val="nil"/>
              <w:left w:val="nil"/>
              <w:bottom w:val="nil"/>
              <w:right w:val="nil"/>
            </w:tcBorders>
            <w:tcMar>
              <w:top w:w="15" w:type="dxa"/>
              <w:left w:w="15" w:type="dxa"/>
              <w:bottom w:w="0" w:type="dxa"/>
              <w:right w:w="15" w:type="dxa"/>
            </w:tcMar>
            <w:vAlign w:val="center"/>
            <w:hideMark/>
          </w:tcPr>
          <w:p w14:paraId="32B51322" w14:textId="77777777" w:rsidR="00A51262" w:rsidRPr="00A51262" w:rsidRDefault="00A51262" w:rsidP="00A51262">
            <w:pPr>
              <w:spacing w:after="240"/>
              <w:rPr>
                <w:ins w:id="131" w:author="Wenyu Chiou" w:date="2026-02-11T21:58:00Z"/>
              </w:rPr>
            </w:pPr>
            <w:ins w:id="132" w:author="Wenyu Chiou" w:date="2026-02-11T21:58:00Z">
              <w:r w:rsidRPr="00A51262">
                <w:t>0.042</w:t>
              </w:r>
            </w:ins>
          </w:p>
        </w:tc>
      </w:tr>
      <w:tr w:rsidR="00A51262" w:rsidRPr="00A51262" w14:paraId="54235793" w14:textId="77777777" w:rsidTr="00A5126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Ex>
        <w:trPr>
          <w:trHeight w:val="439"/>
          <w:ins w:id="133" w:author="Wenyu Chiou" w:date="2026-02-11T21:58:00Z"/>
        </w:trPr>
        <w:tc>
          <w:tcPr>
            <w:tcW w:w="2597" w:type="dxa"/>
            <w:gridSpan w:val="2"/>
            <w:tcBorders>
              <w:top w:val="nil"/>
              <w:left w:val="nil"/>
              <w:bottom w:val="nil"/>
              <w:right w:val="nil"/>
            </w:tcBorders>
            <w:tcMar>
              <w:top w:w="15" w:type="dxa"/>
              <w:left w:w="15" w:type="dxa"/>
              <w:bottom w:w="0" w:type="dxa"/>
              <w:right w:w="15" w:type="dxa"/>
            </w:tcMar>
            <w:vAlign w:val="center"/>
            <w:hideMark/>
          </w:tcPr>
          <w:p w14:paraId="426B1001" w14:textId="77777777" w:rsidR="00A51262" w:rsidRPr="00A51262" w:rsidRDefault="00A51262" w:rsidP="00A51262">
            <w:pPr>
              <w:spacing w:after="240"/>
              <w:rPr>
                <w:ins w:id="134" w:author="Wenyu Chiou" w:date="2026-02-11T21:58:00Z"/>
              </w:rPr>
            </w:pPr>
            <w:ins w:id="135" w:author="Wenyu Chiou" w:date="2026-02-11T21:58:00Z">
              <w:r w:rsidRPr="00A51262">
                <w:t>ministral3_3b</w:t>
              </w:r>
            </w:ins>
          </w:p>
        </w:tc>
        <w:tc>
          <w:tcPr>
            <w:tcW w:w="1577" w:type="dxa"/>
            <w:gridSpan w:val="2"/>
            <w:tcBorders>
              <w:top w:val="nil"/>
              <w:left w:val="nil"/>
              <w:bottom w:val="nil"/>
              <w:right w:val="nil"/>
            </w:tcBorders>
            <w:tcMar>
              <w:top w:w="15" w:type="dxa"/>
              <w:left w:w="15" w:type="dxa"/>
              <w:bottom w:w="0" w:type="dxa"/>
              <w:right w:w="15" w:type="dxa"/>
            </w:tcMar>
            <w:vAlign w:val="center"/>
            <w:hideMark/>
          </w:tcPr>
          <w:p w14:paraId="2051D53A" w14:textId="77777777" w:rsidR="00A51262" w:rsidRPr="00A51262" w:rsidRDefault="00A51262" w:rsidP="00A51262">
            <w:pPr>
              <w:spacing w:after="240"/>
              <w:rPr>
                <w:ins w:id="136" w:author="Wenyu Chiou" w:date="2026-02-11T21:58:00Z"/>
              </w:rPr>
            </w:pPr>
            <w:ins w:id="137" w:author="Wenyu Chiou" w:date="2026-02-11T21:58:00Z">
              <w:r w:rsidRPr="00A51262">
                <w:t>20.219</w:t>
              </w:r>
            </w:ins>
          </w:p>
        </w:tc>
        <w:tc>
          <w:tcPr>
            <w:tcW w:w="1576" w:type="dxa"/>
            <w:gridSpan w:val="2"/>
            <w:tcBorders>
              <w:top w:val="nil"/>
              <w:left w:val="nil"/>
              <w:bottom w:val="nil"/>
              <w:right w:val="nil"/>
            </w:tcBorders>
            <w:tcMar>
              <w:top w:w="15" w:type="dxa"/>
              <w:left w:w="15" w:type="dxa"/>
              <w:bottom w:w="0" w:type="dxa"/>
              <w:right w:w="15" w:type="dxa"/>
            </w:tcMar>
            <w:vAlign w:val="center"/>
            <w:hideMark/>
          </w:tcPr>
          <w:p w14:paraId="7E6DC3E5" w14:textId="77777777" w:rsidR="00A51262" w:rsidRPr="00A51262" w:rsidRDefault="00A51262" w:rsidP="00A51262">
            <w:pPr>
              <w:spacing w:after="240"/>
              <w:rPr>
                <w:ins w:id="138" w:author="Wenyu Chiou" w:date="2026-02-11T21:58:00Z"/>
              </w:rPr>
            </w:pPr>
            <w:ins w:id="139" w:author="Wenyu Chiou" w:date="2026-02-11T21:58:00Z">
              <w:r w:rsidRPr="00A51262">
                <w:t>0.796</w:t>
              </w:r>
            </w:ins>
          </w:p>
        </w:tc>
        <w:tc>
          <w:tcPr>
            <w:tcW w:w="1576" w:type="dxa"/>
            <w:gridSpan w:val="2"/>
            <w:tcBorders>
              <w:top w:val="nil"/>
              <w:left w:val="nil"/>
              <w:bottom w:val="nil"/>
              <w:right w:val="nil"/>
            </w:tcBorders>
            <w:tcMar>
              <w:top w:w="15" w:type="dxa"/>
              <w:left w:w="15" w:type="dxa"/>
              <w:bottom w:w="0" w:type="dxa"/>
              <w:right w:w="15" w:type="dxa"/>
            </w:tcMar>
            <w:vAlign w:val="center"/>
            <w:hideMark/>
          </w:tcPr>
          <w:p w14:paraId="54012060" w14:textId="77777777" w:rsidR="00A51262" w:rsidRPr="00A51262" w:rsidRDefault="00A51262" w:rsidP="00A51262">
            <w:pPr>
              <w:spacing w:after="240"/>
              <w:rPr>
                <w:ins w:id="140" w:author="Wenyu Chiou" w:date="2026-02-11T21:58:00Z"/>
              </w:rPr>
            </w:pPr>
            <w:ins w:id="141" w:author="Wenyu Chiou" w:date="2026-02-11T21:58:00Z">
              <w:r w:rsidRPr="00A51262">
                <w:t>0.065</w:t>
              </w:r>
            </w:ins>
          </w:p>
        </w:tc>
        <w:tc>
          <w:tcPr>
            <w:tcW w:w="1577" w:type="dxa"/>
            <w:gridSpan w:val="2"/>
            <w:tcBorders>
              <w:top w:val="nil"/>
              <w:left w:val="nil"/>
              <w:bottom w:val="nil"/>
              <w:right w:val="nil"/>
            </w:tcBorders>
            <w:tcMar>
              <w:top w:w="15" w:type="dxa"/>
              <w:left w:w="15" w:type="dxa"/>
              <w:bottom w:w="0" w:type="dxa"/>
              <w:right w:w="15" w:type="dxa"/>
            </w:tcMar>
            <w:vAlign w:val="center"/>
            <w:hideMark/>
          </w:tcPr>
          <w:p w14:paraId="4A43EA33" w14:textId="77777777" w:rsidR="00A51262" w:rsidRPr="00A51262" w:rsidRDefault="00A51262" w:rsidP="00A51262">
            <w:pPr>
              <w:spacing w:after="240"/>
              <w:rPr>
                <w:ins w:id="142" w:author="Wenyu Chiou" w:date="2026-02-11T21:58:00Z"/>
              </w:rPr>
            </w:pPr>
            <w:ins w:id="143" w:author="Wenyu Chiou" w:date="2026-02-11T21:58:00Z">
              <w:r w:rsidRPr="00A51262">
                <w:t>-19.423</w:t>
              </w:r>
            </w:ins>
          </w:p>
        </w:tc>
        <w:tc>
          <w:tcPr>
            <w:tcW w:w="1577" w:type="dxa"/>
            <w:tcBorders>
              <w:top w:val="nil"/>
              <w:left w:val="nil"/>
              <w:bottom w:val="nil"/>
              <w:right w:val="nil"/>
            </w:tcBorders>
            <w:tcMar>
              <w:top w:w="15" w:type="dxa"/>
              <w:left w:w="15" w:type="dxa"/>
              <w:bottom w:w="0" w:type="dxa"/>
              <w:right w:w="15" w:type="dxa"/>
            </w:tcMar>
            <w:vAlign w:val="center"/>
            <w:hideMark/>
          </w:tcPr>
          <w:p w14:paraId="2A7C92E0" w14:textId="77777777" w:rsidR="00A51262" w:rsidRPr="00A51262" w:rsidRDefault="00A51262" w:rsidP="00A51262">
            <w:pPr>
              <w:spacing w:after="240"/>
              <w:rPr>
                <w:ins w:id="144" w:author="Wenyu Chiou" w:date="2026-02-11T21:58:00Z"/>
              </w:rPr>
            </w:pPr>
            <w:ins w:id="145" w:author="Wenyu Chiou" w:date="2026-02-11T21:58:00Z">
              <w:r w:rsidRPr="00A51262">
                <w:t>-20.154</w:t>
              </w:r>
            </w:ins>
          </w:p>
        </w:tc>
        <w:tc>
          <w:tcPr>
            <w:tcW w:w="1576" w:type="dxa"/>
            <w:tcBorders>
              <w:top w:val="nil"/>
              <w:left w:val="nil"/>
              <w:bottom w:val="nil"/>
              <w:right w:val="nil"/>
            </w:tcBorders>
            <w:tcMar>
              <w:top w:w="15" w:type="dxa"/>
              <w:left w:w="15" w:type="dxa"/>
              <w:bottom w:w="0" w:type="dxa"/>
              <w:right w:w="15" w:type="dxa"/>
            </w:tcMar>
            <w:vAlign w:val="center"/>
            <w:hideMark/>
          </w:tcPr>
          <w:p w14:paraId="081B67E1" w14:textId="77777777" w:rsidR="00A51262" w:rsidRPr="00A51262" w:rsidRDefault="00A51262" w:rsidP="00A51262">
            <w:pPr>
              <w:spacing w:after="240"/>
              <w:rPr>
                <w:ins w:id="146" w:author="Wenyu Chiou" w:date="2026-02-11T21:58:00Z"/>
              </w:rPr>
            </w:pPr>
            <w:ins w:id="147" w:author="Wenyu Chiou" w:date="2026-02-11T21:58:00Z">
              <w:r w:rsidRPr="00A51262">
                <w:t>0.197</w:t>
              </w:r>
            </w:ins>
          </w:p>
        </w:tc>
        <w:tc>
          <w:tcPr>
            <w:tcW w:w="1576" w:type="dxa"/>
            <w:tcBorders>
              <w:top w:val="nil"/>
              <w:left w:val="nil"/>
              <w:bottom w:val="nil"/>
              <w:right w:val="nil"/>
            </w:tcBorders>
            <w:tcMar>
              <w:top w:w="15" w:type="dxa"/>
              <w:left w:w="15" w:type="dxa"/>
              <w:bottom w:w="0" w:type="dxa"/>
              <w:right w:w="15" w:type="dxa"/>
            </w:tcMar>
            <w:vAlign w:val="center"/>
            <w:hideMark/>
          </w:tcPr>
          <w:p w14:paraId="1E6CE7AD" w14:textId="77777777" w:rsidR="00A51262" w:rsidRPr="00A51262" w:rsidRDefault="00A51262" w:rsidP="00A51262">
            <w:pPr>
              <w:spacing w:after="240"/>
              <w:rPr>
                <w:ins w:id="148" w:author="Wenyu Chiou" w:date="2026-02-11T21:58:00Z"/>
              </w:rPr>
            </w:pPr>
            <w:ins w:id="149" w:author="Wenyu Chiou" w:date="2026-02-11T21:58:00Z">
              <w:r w:rsidRPr="00A51262">
                <w:t>0.636</w:t>
              </w:r>
            </w:ins>
          </w:p>
        </w:tc>
        <w:tc>
          <w:tcPr>
            <w:tcW w:w="1576" w:type="dxa"/>
            <w:tcBorders>
              <w:top w:val="nil"/>
              <w:left w:val="nil"/>
              <w:bottom w:val="nil"/>
              <w:right w:val="nil"/>
            </w:tcBorders>
            <w:tcMar>
              <w:top w:w="15" w:type="dxa"/>
              <w:left w:w="15" w:type="dxa"/>
              <w:bottom w:w="0" w:type="dxa"/>
              <w:right w:w="15" w:type="dxa"/>
            </w:tcMar>
            <w:vAlign w:val="center"/>
            <w:hideMark/>
          </w:tcPr>
          <w:p w14:paraId="53008F85" w14:textId="77777777" w:rsidR="00A51262" w:rsidRPr="00A51262" w:rsidRDefault="00A51262" w:rsidP="00A51262">
            <w:pPr>
              <w:spacing w:after="240"/>
              <w:rPr>
                <w:ins w:id="150" w:author="Wenyu Chiou" w:date="2026-02-11T21:58:00Z"/>
              </w:rPr>
            </w:pPr>
            <w:ins w:id="151" w:author="Wenyu Chiou" w:date="2026-02-11T21:58:00Z">
              <w:r w:rsidRPr="00A51262">
                <w:t>0.594</w:t>
              </w:r>
            </w:ins>
          </w:p>
        </w:tc>
        <w:tc>
          <w:tcPr>
            <w:tcW w:w="1576" w:type="dxa"/>
            <w:tcBorders>
              <w:top w:val="nil"/>
              <w:left w:val="nil"/>
              <w:bottom w:val="nil"/>
              <w:right w:val="nil"/>
            </w:tcBorders>
            <w:tcMar>
              <w:top w:w="15" w:type="dxa"/>
              <w:left w:w="15" w:type="dxa"/>
              <w:bottom w:w="0" w:type="dxa"/>
              <w:right w:w="15" w:type="dxa"/>
            </w:tcMar>
            <w:vAlign w:val="center"/>
            <w:hideMark/>
          </w:tcPr>
          <w:p w14:paraId="578EB995" w14:textId="77777777" w:rsidR="00A51262" w:rsidRPr="00A51262" w:rsidRDefault="00A51262" w:rsidP="00A51262">
            <w:pPr>
              <w:spacing w:after="240"/>
              <w:rPr>
                <w:ins w:id="152" w:author="Wenyu Chiou" w:date="2026-02-11T21:58:00Z"/>
              </w:rPr>
            </w:pPr>
            <w:ins w:id="153" w:author="Wenyu Chiou" w:date="2026-02-11T21:58:00Z">
              <w:r w:rsidRPr="00A51262">
                <w:t>0.439</w:t>
              </w:r>
            </w:ins>
          </w:p>
        </w:tc>
        <w:tc>
          <w:tcPr>
            <w:tcW w:w="1576" w:type="dxa"/>
            <w:tcBorders>
              <w:top w:val="nil"/>
              <w:left w:val="nil"/>
              <w:bottom w:val="nil"/>
              <w:right w:val="nil"/>
            </w:tcBorders>
            <w:tcMar>
              <w:top w:w="15" w:type="dxa"/>
              <w:left w:w="15" w:type="dxa"/>
              <w:bottom w:w="0" w:type="dxa"/>
              <w:right w:w="15" w:type="dxa"/>
            </w:tcMar>
            <w:vAlign w:val="center"/>
            <w:hideMark/>
          </w:tcPr>
          <w:p w14:paraId="197261EC" w14:textId="77777777" w:rsidR="00A51262" w:rsidRPr="00A51262" w:rsidRDefault="00A51262" w:rsidP="00A51262">
            <w:pPr>
              <w:spacing w:after="240"/>
              <w:rPr>
                <w:ins w:id="154" w:author="Wenyu Chiou" w:date="2026-02-11T21:58:00Z"/>
              </w:rPr>
            </w:pPr>
            <w:ins w:id="155" w:author="Wenyu Chiou" w:date="2026-02-11T21:58:00Z">
              <w:r w:rsidRPr="00A51262">
                <w:t>0.397</w:t>
              </w:r>
            </w:ins>
          </w:p>
        </w:tc>
      </w:tr>
      <w:tr w:rsidR="00A51262" w:rsidRPr="00A51262" w14:paraId="65BF2736" w14:textId="77777777" w:rsidTr="00A5126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Ex>
        <w:trPr>
          <w:trHeight w:val="439"/>
          <w:ins w:id="156" w:author="Wenyu Chiou" w:date="2026-02-11T21:58:00Z"/>
        </w:trPr>
        <w:tc>
          <w:tcPr>
            <w:tcW w:w="2597" w:type="dxa"/>
            <w:gridSpan w:val="2"/>
            <w:tcBorders>
              <w:top w:val="nil"/>
              <w:left w:val="nil"/>
              <w:bottom w:val="nil"/>
              <w:right w:val="nil"/>
            </w:tcBorders>
            <w:tcMar>
              <w:top w:w="15" w:type="dxa"/>
              <w:left w:w="15" w:type="dxa"/>
              <w:bottom w:w="0" w:type="dxa"/>
              <w:right w:w="15" w:type="dxa"/>
            </w:tcMar>
            <w:vAlign w:val="center"/>
            <w:hideMark/>
          </w:tcPr>
          <w:p w14:paraId="6AE38F1F" w14:textId="77777777" w:rsidR="00A51262" w:rsidRPr="00A51262" w:rsidRDefault="00A51262" w:rsidP="00A51262">
            <w:pPr>
              <w:spacing w:after="240"/>
              <w:rPr>
                <w:ins w:id="157" w:author="Wenyu Chiou" w:date="2026-02-11T21:58:00Z"/>
              </w:rPr>
            </w:pPr>
            <w:ins w:id="158" w:author="Wenyu Chiou" w:date="2026-02-11T21:58:00Z">
              <w:r w:rsidRPr="00A51262">
                <w:t>ministral3_8b</w:t>
              </w:r>
            </w:ins>
          </w:p>
        </w:tc>
        <w:tc>
          <w:tcPr>
            <w:tcW w:w="1577" w:type="dxa"/>
            <w:gridSpan w:val="2"/>
            <w:tcBorders>
              <w:top w:val="nil"/>
              <w:left w:val="nil"/>
              <w:bottom w:val="nil"/>
              <w:right w:val="nil"/>
            </w:tcBorders>
            <w:tcMar>
              <w:top w:w="15" w:type="dxa"/>
              <w:left w:w="15" w:type="dxa"/>
              <w:bottom w:w="0" w:type="dxa"/>
              <w:right w:w="15" w:type="dxa"/>
            </w:tcMar>
            <w:vAlign w:val="center"/>
            <w:hideMark/>
          </w:tcPr>
          <w:p w14:paraId="36F6879B" w14:textId="77777777" w:rsidR="00A51262" w:rsidRPr="00A51262" w:rsidRDefault="00A51262" w:rsidP="00A51262">
            <w:pPr>
              <w:spacing w:after="240"/>
              <w:rPr>
                <w:ins w:id="159" w:author="Wenyu Chiou" w:date="2026-02-11T21:58:00Z"/>
              </w:rPr>
            </w:pPr>
            <w:ins w:id="160" w:author="Wenyu Chiou" w:date="2026-02-11T21:58:00Z">
              <w:r w:rsidRPr="00A51262">
                <w:t>5.039</w:t>
              </w:r>
            </w:ins>
          </w:p>
        </w:tc>
        <w:tc>
          <w:tcPr>
            <w:tcW w:w="1576" w:type="dxa"/>
            <w:gridSpan w:val="2"/>
            <w:tcBorders>
              <w:top w:val="nil"/>
              <w:left w:val="nil"/>
              <w:bottom w:val="nil"/>
              <w:right w:val="nil"/>
            </w:tcBorders>
            <w:tcMar>
              <w:top w:w="15" w:type="dxa"/>
              <w:left w:w="15" w:type="dxa"/>
              <w:bottom w:w="0" w:type="dxa"/>
              <w:right w:w="15" w:type="dxa"/>
            </w:tcMar>
            <w:vAlign w:val="center"/>
            <w:hideMark/>
          </w:tcPr>
          <w:p w14:paraId="2ABD1C27" w14:textId="77777777" w:rsidR="00A51262" w:rsidRPr="00A51262" w:rsidRDefault="00A51262" w:rsidP="00A51262">
            <w:pPr>
              <w:spacing w:after="240"/>
              <w:rPr>
                <w:ins w:id="161" w:author="Wenyu Chiou" w:date="2026-02-11T21:58:00Z"/>
              </w:rPr>
            </w:pPr>
            <w:ins w:id="162" w:author="Wenyu Chiou" w:date="2026-02-11T21:58:00Z">
              <w:r w:rsidRPr="00A51262">
                <w:t>0</w:t>
              </w:r>
            </w:ins>
          </w:p>
        </w:tc>
        <w:tc>
          <w:tcPr>
            <w:tcW w:w="1576" w:type="dxa"/>
            <w:gridSpan w:val="2"/>
            <w:tcBorders>
              <w:top w:val="nil"/>
              <w:left w:val="nil"/>
              <w:bottom w:val="nil"/>
              <w:right w:val="nil"/>
            </w:tcBorders>
            <w:tcMar>
              <w:top w:w="15" w:type="dxa"/>
              <w:left w:w="15" w:type="dxa"/>
              <w:bottom w:w="0" w:type="dxa"/>
              <w:right w:w="15" w:type="dxa"/>
            </w:tcMar>
            <w:vAlign w:val="center"/>
            <w:hideMark/>
          </w:tcPr>
          <w:p w14:paraId="33EDCBA7" w14:textId="77777777" w:rsidR="00A51262" w:rsidRPr="00A51262" w:rsidRDefault="00A51262" w:rsidP="00A51262">
            <w:pPr>
              <w:spacing w:after="240"/>
              <w:rPr>
                <w:ins w:id="163" w:author="Wenyu Chiou" w:date="2026-02-11T21:58:00Z"/>
              </w:rPr>
            </w:pPr>
            <w:ins w:id="164" w:author="Wenyu Chiou" w:date="2026-02-11T21:58:00Z">
              <w:r w:rsidRPr="00A51262">
                <w:t>0</w:t>
              </w:r>
            </w:ins>
          </w:p>
        </w:tc>
        <w:tc>
          <w:tcPr>
            <w:tcW w:w="1577" w:type="dxa"/>
            <w:gridSpan w:val="2"/>
            <w:tcBorders>
              <w:top w:val="nil"/>
              <w:left w:val="nil"/>
              <w:bottom w:val="nil"/>
              <w:right w:val="nil"/>
            </w:tcBorders>
            <w:tcMar>
              <w:top w:w="15" w:type="dxa"/>
              <w:left w:w="15" w:type="dxa"/>
              <w:bottom w:w="0" w:type="dxa"/>
              <w:right w:w="15" w:type="dxa"/>
            </w:tcMar>
            <w:vAlign w:val="center"/>
            <w:hideMark/>
          </w:tcPr>
          <w:p w14:paraId="44AA8415" w14:textId="77777777" w:rsidR="00A51262" w:rsidRPr="00A51262" w:rsidRDefault="00A51262" w:rsidP="00A51262">
            <w:pPr>
              <w:spacing w:after="240"/>
              <w:rPr>
                <w:ins w:id="165" w:author="Wenyu Chiou" w:date="2026-02-11T21:58:00Z"/>
              </w:rPr>
            </w:pPr>
            <w:ins w:id="166" w:author="Wenyu Chiou" w:date="2026-02-11T21:58:00Z">
              <w:r w:rsidRPr="00A51262">
                <w:t>-5.039</w:t>
              </w:r>
            </w:ins>
          </w:p>
        </w:tc>
        <w:tc>
          <w:tcPr>
            <w:tcW w:w="1577" w:type="dxa"/>
            <w:tcBorders>
              <w:top w:val="nil"/>
              <w:left w:val="nil"/>
              <w:bottom w:val="nil"/>
              <w:right w:val="nil"/>
            </w:tcBorders>
            <w:tcMar>
              <w:top w:w="15" w:type="dxa"/>
              <w:left w:w="15" w:type="dxa"/>
              <w:bottom w:w="0" w:type="dxa"/>
              <w:right w:w="15" w:type="dxa"/>
            </w:tcMar>
            <w:vAlign w:val="center"/>
            <w:hideMark/>
          </w:tcPr>
          <w:p w14:paraId="5C99FF3B" w14:textId="77777777" w:rsidR="00A51262" w:rsidRPr="00A51262" w:rsidRDefault="00A51262" w:rsidP="00A51262">
            <w:pPr>
              <w:spacing w:after="240"/>
              <w:rPr>
                <w:ins w:id="167" w:author="Wenyu Chiou" w:date="2026-02-11T21:58:00Z"/>
              </w:rPr>
            </w:pPr>
            <w:ins w:id="168" w:author="Wenyu Chiou" w:date="2026-02-11T21:58:00Z">
              <w:r w:rsidRPr="00A51262">
                <w:t>-5.039</w:t>
              </w:r>
            </w:ins>
          </w:p>
        </w:tc>
        <w:tc>
          <w:tcPr>
            <w:tcW w:w="1576" w:type="dxa"/>
            <w:tcBorders>
              <w:top w:val="nil"/>
              <w:left w:val="nil"/>
              <w:bottom w:val="nil"/>
              <w:right w:val="nil"/>
            </w:tcBorders>
            <w:tcMar>
              <w:top w:w="15" w:type="dxa"/>
              <w:left w:w="15" w:type="dxa"/>
              <w:bottom w:w="0" w:type="dxa"/>
              <w:right w:w="15" w:type="dxa"/>
            </w:tcMar>
            <w:vAlign w:val="center"/>
            <w:hideMark/>
          </w:tcPr>
          <w:p w14:paraId="1AE15FF7" w14:textId="77777777" w:rsidR="00A51262" w:rsidRPr="00A51262" w:rsidRDefault="00A51262" w:rsidP="00A51262">
            <w:pPr>
              <w:spacing w:after="240"/>
              <w:rPr>
                <w:ins w:id="169" w:author="Wenyu Chiou" w:date="2026-02-11T21:58:00Z"/>
              </w:rPr>
            </w:pPr>
            <w:ins w:id="170" w:author="Wenyu Chiou" w:date="2026-02-11T21:58:00Z">
              <w:r w:rsidRPr="00A51262">
                <w:t>0.62</w:t>
              </w:r>
            </w:ins>
          </w:p>
        </w:tc>
        <w:tc>
          <w:tcPr>
            <w:tcW w:w="1576" w:type="dxa"/>
            <w:tcBorders>
              <w:top w:val="nil"/>
              <w:left w:val="nil"/>
              <w:bottom w:val="nil"/>
              <w:right w:val="nil"/>
            </w:tcBorders>
            <w:tcMar>
              <w:top w:w="15" w:type="dxa"/>
              <w:left w:w="15" w:type="dxa"/>
              <w:bottom w:w="0" w:type="dxa"/>
              <w:right w:w="15" w:type="dxa"/>
            </w:tcMar>
            <w:vAlign w:val="center"/>
            <w:hideMark/>
          </w:tcPr>
          <w:p w14:paraId="532B3EED" w14:textId="77777777" w:rsidR="00A51262" w:rsidRPr="00A51262" w:rsidRDefault="00A51262" w:rsidP="00A51262">
            <w:pPr>
              <w:spacing w:after="240"/>
              <w:rPr>
                <w:ins w:id="171" w:author="Wenyu Chiou" w:date="2026-02-11T21:58:00Z"/>
              </w:rPr>
            </w:pPr>
            <w:ins w:id="172" w:author="Wenyu Chiou" w:date="2026-02-11T21:58:00Z">
              <w:r w:rsidRPr="00A51262">
                <w:t>0.56</w:t>
              </w:r>
            </w:ins>
          </w:p>
        </w:tc>
        <w:tc>
          <w:tcPr>
            <w:tcW w:w="1576" w:type="dxa"/>
            <w:tcBorders>
              <w:top w:val="nil"/>
              <w:left w:val="nil"/>
              <w:bottom w:val="nil"/>
              <w:right w:val="nil"/>
            </w:tcBorders>
            <w:tcMar>
              <w:top w:w="15" w:type="dxa"/>
              <w:left w:w="15" w:type="dxa"/>
              <w:bottom w:w="0" w:type="dxa"/>
              <w:right w:w="15" w:type="dxa"/>
            </w:tcMar>
            <w:vAlign w:val="center"/>
            <w:hideMark/>
          </w:tcPr>
          <w:p w14:paraId="3D19ECC7" w14:textId="77777777" w:rsidR="00A51262" w:rsidRPr="00A51262" w:rsidRDefault="00A51262" w:rsidP="00A51262">
            <w:pPr>
              <w:spacing w:after="240"/>
              <w:rPr>
                <w:ins w:id="173" w:author="Wenyu Chiou" w:date="2026-02-11T21:58:00Z"/>
              </w:rPr>
            </w:pPr>
            <w:ins w:id="174" w:author="Wenyu Chiou" w:date="2026-02-11T21:58:00Z">
              <w:r w:rsidRPr="00A51262">
                <w:t>0.566</w:t>
              </w:r>
            </w:ins>
          </w:p>
        </w:tc>
        <w:tc>
          <w:tcPr>
            <w:tcW w:w="1576" w:type="dxa"/>
            <w:tcBorders>
              <w:top w:val="nil"/>
              <w:left w:val="nil"/>
              <w:bottom w:val="nil"/>
              <w:right w:val="nil"/>
            </w:tcBorders>
            <w:tcMar>
              <w:top w:w="15" w:type="dxa"/>
              <w:left w:w="15" w:type="dxa"/>
              <w:bottom w:w="0" w:type="dxa"/>
              <w:right w:w="15" w:type="dxa"/>
            </w:tcMar>
            <w:vAlign w:val="center"/>
            <w:hideMark/>
          </w:tcPr>
          <w:p w14:paraId="269D709A" w14:textId="77777777" w:rsidR="00A51262" w:rsidRPr="00A51262" w:rsidRDefault="00A51262" w:rsidP="00A51262">
            <w:pPr>
              <w:spacing w:after="240"/>
              <w:rPr>
                <w:ins w:id="175" w:author="Wenyu Chiou" w:date="2026-02-11T21:58:00Z"/>
              </w:rPr>
            </w:pPr>
            <w:ins w:id="176" w:author="Wenyu Chiou" w:date="2026-02-11T21:58:00Z">
              <w:r w:rsidRPr="00A51262">
                <w:t>-0.059</w:t>
              </w:r>
            </w:ins>
          </w:p>
        </w:tc>
        <w:tc>
          <w:tcPr>
            <w:tcW w:w="1576" w:type="dxa"/>
            <w:tcBorders>
              <w:top w:val="nil"/>
              <w:left w:val="nil"/>
              <w:bottom w:val="nil"/>
              <w:right w:val="nil"/>
            </w:tcBorders>
            <w:tcMar>
              <w:top w:w="15" w:type="dxa"/>
              <w:left w:w="15" w:type="dxa"/>
              <w:bottom w:w="0" w:type="dxa"/>
              <w:right w:w="15" w:type="dxa"/>
            </w:tcMar>
            <w:vAlign w:val="center"/>
            <w:hideMark/>
          </w:tcPr>
          <w:p w14:paraId="00F5836A" w14:textId="77777777" w:rsidR="00A51262" w:rsidRPr="00A51262" w:rsidRDefault="00A51262" w:rsidP="00A51262">
            <w:pPr>
              <w:spacing w:after="240"/>
              <w:rPr>
                <w:ins w:id="177" w:author="Wenyu Chiou" w:date="2026-02-11T21:58:00Z"/>
              </w:rPr>
            </w:pPr>
            <w:ins w:id="178" w:author="Wenyu Chiou" w:date="2026-02-11T21:58:00Z">
              <w:r w:rsidRPr="00A51262">
                <w:t>-0.054</w:t>
              </w:r>
            </w:ins>
          </w:p>
        </w:tc>
      </w:tr>
      <w:tr w:rsidR="00A51262" w:rsidRPr="00A51262" w14:paraId="042509D6" w14:textId="77777777" w:rsidTr="00A5126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Ex>
        <w:trPr>
          <w:trHeight w:val="439"/>
          <w:ins w:id="179" w:author="Wenyu Chiou" w:date="2026-02-11T21:58:00Z"/>
        </w:trPr>
        <w:tc>
          <w:tcPr>
            <w:tcW w:w="2597" w:type="dxa"/>
            <w:gridSpan w:val="2"/>
            <w:tcBorders>
              <w:top w:val="nil"/>
              <w:left w:val="nil"/>
              <w:bottom w:val="single" w:sz="8" w:space="0" w:color="000000"/>
              <w:right w:val="nil"/>
            </w:tcBorders>
            <w:tcMar>
              <w:top w:w="15" w:type="dxa"/>
              <w:left w:w="15" w:type="dxa"/>
              <w:bottom w:w="0" w:type="dxa"/>
              <w:right w:w="15" w:type="dxa"/>
            </w:tcMar>
            <w:vAlign w:val="center"/>
            <w:hideMark/>
          </w:tcPr>
          <w:p w14:paraId="71503B2D" w14:textId="77777777" w:rsidR="00A51262" w:rsidRPr="00A51262" w:rsidRDefault="00A51262" w:rsidP="00A51262">
            <w:pPr>
              <w:spacing w:after="240"/>
              <w:rPr>
                <w:ins w:id="180" w:author="Wenyu Chiou" w:date="2026-02-11T21:58:00Z"/>
              </w:rPr>
            </w:pPr>
            <w:ins w:id="181" w:author="Wenyu Chiou" w:date="2026-02-11T21:58:00Z">
              <w:r w:rsidRPr="00A51262">
                <w:t>ministral3_14b</w:t>
              </w:r>
            </w:ins>
          </w:p>
        </w:tc>
        <w:tc>
          <w:tcPr>
            <w:tcW w:w="1577" w:type="dxa"/>
            <w:gridSpan w:val="2"/>
            <w:tcBorders>
              <w:top w:val="nil"/>
              <w:left w:val="nil"/>
              <w:bottom w:val="single" w:sz="8" w:space="0" w:color="000000"/>
              <w:right w:val="nil"/>
            </w:tcBorders>
            <w:tcMar>
              <w:top w:w="15" w:type="dxa"/>
              <w:left w:w="15" w:type="dxa"/>
              <w:bottom w:w="0" w:type="dxa"/>
              <w:right w:w="15" w:type="dxa"/>
            </w:tcMar>
            <w:vAlign w:val="center"/>
            <w:hideMark/>
          </w:tcPr>
          <w:p w14:paraId="2DFB1C9E" w14:textId="77777777" w:rsidR="00A51262" w:rsidRPr="00A51262" w:rsidRDefault="00A51262" w:rsidP="00A51262">
            <w:pPr>
              <w:spacing w:after="240"/>
              <w:rPr>
                <w:ins w:id="182" w:author="Wenyu Chiou" w:date="2026-02-11T21:58:00Z"/>
              </w:rPr>
            </w:pPr>
            <w:ins w:id="183" w:author="Wenyu Chiou" w:date="2026-02-11T21:58:00Z">
              <w:r w:rsidRPr="00A51262">
                <w:t>12.691</w:t>
              </w:r>
            </w:ins>
          </w:p>
        </w:tc>
        <w:tc>
          <w:tcPr>
            <w:tcW w:w="1576" w:type="dxa"/>
            <w:gridSpan w:val="2"/>
            <w:tcBorders>
              <w:top w:val="nil"/>
              <w:left w:val="nil"/>
              <w:bottom w:val="single" w:sz="8" w:space="0" w:color="000000"/>
              <w:right w:val="nil"/>
            </w:tcBorders>
            <w:tcMar>
              <w:top w:w="15" w:type="dxa"/>
              <w:left w:w="15" w:type="dxa"/>
              <w:bottom w:w="0" w:type="dxa"/>
              <w:right w:w="15" w:type="dxa"/>
            </w:tcMar>
            <w:vAlign w:val="center"/>
            <w:hideMark/>
          </w:tcPr>
          <w:p w14:paraId="1585A933" w14:textId="77777777" w:rsidR="00A51262" w:rsidRPr="00A51262" w:rsidRDefault="00A51262" w:rsidP="00A51262">
            <w:pPr>
              <w:spacing w:after="240"/>
              <w:rPr>
                <w:ins w:id="184" w:author="Wenyu Chiou" w:date="2026-02-11T21:58:00Z"/>
              </w:rPr>
            </w:pPr>
            <w:ins w:id="185" w:author="Wenyu Chiou" w:date="2026-02-11T21:58:00Z">
              <w:r w:rsidRPr="00A51262">
                <w:t>0</w:t>
              </w:r>
            </w:ins>
          </w:p>
        </w:tc>
        <w:tc>
          <w:tcPr>
            <w:tcW w:w="1576" w:type="dxa"/>
            <w:gridSpan w:val="2"/>
            <w:tcBorders>
              <w:top w:val="nil"/>
              <w:left w:val="nil"/>
              <w:bottom w:val="single" w:sz="8" w:space="0" w:color="000000"/>
              <w:right w:val="nil"/>
            </w:tcBorders>
            <w:tcMar>
              <w:top w:w="15" w:type="dxa"/>
              <w:left w:w="15" w:type="dxa"/>
              <w:bottom w:w="0" w:type="dxa"/>
              <w:right w:w="15" w:type="dxa"/>
            </w:tcMar>
            <w:vAlign w:val="center"/>
            <w:hideMark/>
          </w:tcPr>
          <w:p w14:paraId="43B8CE29" w14:textId="77777777" w:rsidR="00A51262" w:rsidRPr="00A51262" w:rsidRDefault="00A51262" w:rsidP="00A51262">
            <w:pPr>
              <w:spacing w:after="240"/>
              <w:rPr>
                <w:ins w:id="186" w:author="Wenyu Chiou" w:date="2026-02-11T21:58:00Z"/>
              </w:rPr>
            </w:pPr>
            <w:ins w:id="187" w:author="Wenyu Chiou" w:date="2026-02-11T21:58:00Z">
              <w:r w:rsidRPr="00A51262">
                <w:t>0</w:t>
              </w:r>
            </w:ins>
          </w:p>
        </w:tc>
        <w:tc>
          <w:tcPr>
            <w:tcW w:w="1577" w:type="dxa"/>
            <w:gridSpan w:val="2"/>
            <w:tcBorders>
              <w:top w:val="nil"/>
              <w:left w:val="nil"/>
              <w:bottom w:val="single" w:sz="8" w:space="0" w:color="000000"/>
              <w:right w:val="nil"/>
            </w:tcBorders>
            <w:tcMar>
              <w:top w:w="15" w:type="dxa"/>
              <w:left w:w="15" w:type="dxa"/>
              <w:bottom w:w="0" w:type="dxa"/>
              <w:right w:w="15" w:type="dxa"/>
            </w:tcMar>
            <w:vAlign w:val="center"/>
            <w:hideMark/>
          </w:tcPr>
          <w:p w14:paraId="23C9E36C" w14:textId="77777777" w:rsidR="00A51262" w:rsidRPr="00A51262" w:rsidRDefault="00A51262" w:rsidP="00A51262">
            <w:pPr>
              <w:spacing w:after="240"/>
              <w:rPr>
                <w:ins w:id="188" w:author="Wenyu Chiou" w:date="2026-02-11T21:58:00Z"/>
              </w:rPr>
            </w:pPr>
            <w:ins w:id="189" w:author="Wenyu Chiou" w:date="2026-02-11T21:58:00Z">
              <w:r w:rsidRPr="00A51262">
                <w:t>-12.691</w:t>
              </w:r>
            </w:ins>
          </w:p>
        </w:tc>
        <w:tc>
          <w:tcPr>
            <w:tcW w:w="1577" w:type="dxa"/>
            <w:tcBorders>
              <w:top w:val="nil"/>
              <w:left w:val="nil"/>
              <w:bottom w:val="single" w:sz="8" w:space="0" w:color="000000"/>
              <w:right w:val="nil"/>
            </w:tcBorders>
            <w:tcMar>
              <w:top w:w="15" w:type="dxa"/>
              <w:left w:w="15" w:type="dxa"/>
              <w:bottom w:w="0" w:type="dxa"/>
              <w:right w:w="15" w:type="dxa"/>
            </w:tcMar>
            <w:vAlign w:val="center"/>
            <w:hideMark/>
          </w:tcPr>
          <w:p w14:paraId="132668A0" w14:textId="77777777" w:rsidR="00A51262" w:rsidRPr="00A51262" w:rsidRDefault="00A51262" w:rsidP="00A51262">
            <w:pPr>
              <w:spacing w:after="240"/>
              <w:rPr>
                <w:ins w:id="190" w:author="Wenyu Chiou" w:date="2026-02-11T21:58:00Z"/>
              </w:rPr>
            </w:pPr>
            <w:ins w:id="191" w:author="Wenyu Chiou" w:date="2026-02-11T21:58:00Z">
              <w:r w:rsidRPr="00A51262">
                <w:t>-12.691</w:t>
              </w:r>
            </w:ins>
          </w:p>
        </w:tc>
        <w:tc>
          <w:tcPr>
            <w:tcW w:w="1576" w:type="dxa"/>
            <w:tcBorders>
              <w:top w:val="nil"/>
              <w:left w:val="nil"/>
              <w:bottom w:val="single" w:sz="8" w:space="0" w:color="000000"/>
              <w:right w:val="nil"/>
            </w:tcBorders>
            <w:tcMar>
              <w:top w:w="15" w:type="dxa"/>
              <w:left w:w="15" w:type="dxa"/>
              <w:bottom w:w="0" w:type="dxa"/>
              <w:right w:w="15" w:type="dxa"/>
            </w:tcMar>
            <w:vAlign w:val="center"/>
            <w:hideMark/>
          </w:tcPr>
          <w:p w14:paraId="4388730E" w14:textId="77777777" w:rsidR="00A51262" w:rsidRPr="00A51262" w:rsidRDefault="00A51262" w:rsidP="00A51262">
            <w:pPr>
              <w:spacing w:after="240"/>
              <w:rPr>
                <w:ins w:id="192" w:author="Wenyu Chiou" w:date="2026-02-11T21:58:00Z"/>
              </w:rPr>
            </w:pPr>
            <w:ins w:id="193" w:author="Wenyu Chiou" w:date="2026-02-11T21:58:00Z">
              <w:r w:rsidRPr="00A51262">
                <w:t>0.101</w:t>
              </w:r>
            </w:ins>
          </w:p>
        </w:tc>
        <w:tc>
          <w:tcPr>
            <w:tcW w:w="1576" w:type="dxa"/>
            <w:tcBorders>
              <w:top w:val="nil"/>
              <w:left w:val="nil"/>
              <w:bottom w:val="single" w:sz="8" w:space="0" w:color="000000"/>
              <w:right w:val="nil"/>
            </w:tcBorders>
            <w:tcMar>
              <w:top w:w="15" w:type="dxa"/>
              <w:left w:w="15" w:type="dxa"/>
              <w:bottom w:w="0" w:type="dxa"/>
              <w:right w:w="15" w:type="dxa"/>
            </w:tcMar>
            <w:vAlign w:val="center"/>
            <w:hideMark/>
          </w:tcPr>
          <w:p w14:paraId="64B2AB03" w14:textId="77777777" w:rsidR="00A51262" w:rsidRPr="00A51262" w:rsidRDefault="00A51262" w:rsidP="00A51262">
            <w:pPr>
              <w:spacing w:after="240"/>
              <w:rPr>
                <w:ins w:id="194" w:author="Wenyu Chiou" w:date="2026-02-11T21:58:00Z"/>
              </w:rPr>
            </w:pPr>
            <w:ins w:id="195" w:author="Wenyu Chiou" w:date="2026-02-11T21:58:00Z">
              <w:r w:rsidRPr="00A51262">
                <w:t>0.627</w:t>
              </w:r>
            </w:ins>
          </w:p>
        </w:tc>
        <w:tc>
          <w:tcPr>
            <w:tcW w:w="1576" w:type="dxa"/>
            <w:tcBorders>
              <w:top w:val="nil"/>
              <w:left w:val="nil"/>
              <w:bottom w:val="single" w:sz="8" w:space="0" w:color="000000"/>
              <w:right w:val="nil"/>
            </w:tcBorders>
            <w:tcMar>
              <w:top w:w="15" w:type="dxa"/>
              <w:left w:w="15" w:type="dxa"/>
              <w:bottom w:w="0" w:type="dxa"/>
              <w:right w:w="15" w:type="dxa"/>
            </w:tcMar>
            <w:vAlign w:val="center"/>
            <w:hideMark/>
          </w:tcPr>
          <w:p w14:paraId="35578482" w14:textId="77777777" w:rsidR="00A51262" w:rsidRPr="00A51262" w:rsidRDefault="00A51262" w:rsidP="00A51262">
            <w:pPr>
              <w:spacing w:after="240"/>
              <w:rPr>
                <w:ins w:id="196" w:author="Wenyu Chiou" w:date="2026-02-11T21:58:00Z"/>
              </w:rPr>
            </w:pPr>
            <w:ins w:id="197" w:author="Wenyu Chiou" w:date="2026-02-11T21:58:00Z">
              <w:r w:rsidRPr="00A51262">
                <w:t>0.627</w:t>
              </w:r>
            </w:ins>
          </w:p>
        </w:tc>
        <w:tc>
          <w:tcPr>
            <w:tcW w:w="1576" w:type="dxa"/>
            <w:tcBorders>
              <w:top w:val="nil"/>
              <w:left w:val="nil"/>
              <w:bottom w:val="single" w:sz="8" w:space="0" w:color="000000"/>
              <w:right w:val="nil"/>
            </w:tcBorders>
            <w:tcMar>
              <w:top w:w="15" w:type="dxa"/>
              <w:left w:w="15" w:type="dxa"/>
              <w:bottom w:w="0" w:type="dxa"/>
              <w:right w:w="15" w:type="dxa"/>
            </w:tcMar>
            <w:vAlign w:val="center"/>
            <w:hideMark/>
          </w:tcPr>
          <w:p w14:paraId="798330B6" w14:textId="77777777" w:rsidR="00A51262" w:rsidRPr="00A51262" w:rsidRDefault="00A51262" w:rsidP="00A51262">
            <w:pPr>
              <w:spacing w:after="240"/>
              <w:rPr>
                <w:ins w:id="198" w:author="Wenyu Chiou" w:date="2026-02-11T21:58:00Z"/>
              </w:rPr>
            </w:pPr>
            <w:ins w:id="199" w:author="Wenyu Chiou" w:date="2026-02-11T21:58:00Z">
              <w:r w:rsidRPr="00A51262">
                <w:t>0.527</w:t>
              </w:r>
            </w:ins>
          </w:p>
        </w:tc>
        <w:tc>
          <w:tcPr>
            <w:tcW w:w="1576" w:type="dxa"/>
            <w:tcBorders>
              <w:top w:val="nil"/>
              <w:left w:val="nil"/>
              <w:bottom w:val="single" w:sz="8" w:space="0" w:color="000000"/>
              <w:right w:val="nil"/>
            </w:tcBorders>
            <w:tcMar>
              <w:top w:w="15" w:type="dxa"/>
              <w:left w:w="15" w:type="dxa"/>
              <w:bottom w:w="0" w:type="dxa"/>
              <w:right w:w="15" w:type="dxa"/>
            </w:tcMar>
            <w:vAlign w:val="center"/>
            <w:hideMark/>
          </w:tcPr>
          <w:p w14:paraId="38F0ACE1" w14:textId="77777777" w:rsidR="00A51262" w:rsidRPr="00A51262" w:rsidRDefault="00A51262" w:rsidP="00A51262">
            <w:pPr>
              <w:spacing w:after="240"/>
              <w:rPr>
                <w:ins w:id="200" w:author="Wenyu Chiou" w:date="2026-02-11T21:58:00Z"/>
              </w:rPr>
            </w:pPr>
            <w:ins w:id="201" w:author="Wenyu Chiou" w:date="2026-02-11T21:58:00Z">
              <w:r w:rsidRPr="00A51262">
                <w:t>0.526</w:t>
              </w:r>
            </w:ins>
          </w:p>
        </w:tc>
      </w:tr>
    </w:tbl>
    <w:p w14:paraId="53415DD9" w14:textId="77777777" w:rsidR="00F803C3" w:rsidRDefault="00F803C3">
      <w:pPr>
        <w:spacing w:after="240"/>
      </w:pPr>
    </w:p>
    <w:p w14:paraId="0DBA2520" w14:textId="77777777" w:rsidR="00F803C3" w:rsidRDefault="00000000">
      <w:pPr>
        <w:pStyle w:val="1"/>
        <w:spacing w:line="480" w:lineRule="auto"/>
      </w:pPr>
      <w:r>
        <w:t>3. Metrics</w:t>
      </w:r>
    </w:p>
    <w:p w14:paraId="392F078E"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5C419EA3" w14:textId="77777777" w:rsidR="259F63AB" w:rsidRDefault="259F63AB" w:rsidP="259F63AB">
      <w:pPr>
        <w:spacing w:after="120" w:line="480" w:lineRule="auto"/>
        <w:ind w:firstLine="360"/>
        <w:jc w:val="both"/>
      </w:pPr>
      <w:r>
        <w:lastRenderedPageBreak/>
        <w:t>This separation avoids conflating physically or institutionally infeasible behavior with boundedly rational but feasible behavior.</w:t>
      </w:r>
    </w:p>
    <w:p w14:paraId="5C6FBB10" w14:textId="77777777" w:rsidR="00F803C3" w:rsidRDefault="00000000">
      <w:pPr>
        <w:spacing w:before="120" w:after="120" w:line="480" w:lineRule="auto"/>
        <w:jc w:val="center"/>
      </w:pPr>
      <w:r>
        <w:t>FHR = n_id / n_active          (1)</w:t>
      </w:r>
    </w:p>
    <w:p w14:paraId="45684B93" w14:textId="77777777" w:rsidR="00F803C3" w:rsidRDefault="00000000">
      <w:pPr>
        <w:spacing w:after="120" w:line="480" w:lineRule="auto"/>
        <w:jc w:val="both"/>
      </w:pPr>
      <w:r>
        <w:t>IBR = n_think / n_active          (2)</w:t>
      </w:r>
    </w:p>
    <w:p w14:paraId="4D281C6B" w14:textId="77777777" w:rsidR="00F803C3" w:rsidRDefault="00000000">
      <w:pPr>
        <w:spacing w:before="120" w:after="120" w:line="480" w:lineRule="auto"/>
        <w:jc w:val="center"/>
      </w:pPr>
      <w:r>
        <w:t>FHR is the Feasibility Hallucination Rate (decision-level identity/precondition violations over active decisions), while IBR is the Irrational Behavior Rate (decision-level thinking-rule coherence violations over active decisions). These numerators are counted at decision level and are not equal to retry workload metrics (retry_rows, retry_sum). Effective Behavioral Entropy (EHE) is reported as the population-level diversity indicator in the main results.</w:t>
      </w:r>
    </w:p>
    <w:p w14:paraId="16D722CB"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IBR and EHE as the primary pair in the main text; FHR is retained as a secondary safety diagnostic in SI.</w:t>
      </w:r>
    </w:p>
    <w:p w14:paraId="565E8B21" w14:textId="77777777" w:rsidR="00F803C3" w:rsidRDefault="00F803C3"/>
    <w:p w14:paraId="040C5279" w14:textId="77777777" w:rsidR="00F803C3" w:rsidRDefault="00000000">
      <w:pPr>
        <w:pStyle w:val="1"/>
        <w:spacing w:line="480" w:lineRule="auto"/>
      </w:pPr>
      <w:r>
        <w:t>4. Case Study 1: Flood Adaptation</w:t>
      </w:r>
    </w:p>
    <w:p w14:paraId="67C4AB7E" w14:textId="77777777" w:rsidR="00F803C3" w:rsidRDefault="00000000">
      <w:pPr>
        <w:pStyle w:val="2"/>
        <w:spacing w:line="480" w:lineRule="auto"/>
      </w:pPr>
      <w:r>
        <w:t>4.1 Experimental Design</w:t>
      </w:r>
    </w:p>
    <w:p w14:paraId="7EF4022C" w14:textId="77777777" w:rsidR="00F803C3" w:rsidRDefault="00000000">
      <w:pPr>
        <w:spacing w:after="120" w:line="480" w:lineRule="auto"/>
        <w:ind w:firstLine="360"/>
        <w:jc w:val="both"/>
      </w:pPr>
      <w:r>
        <w:lastRenderedPageBreak/>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7204466C" w14:textId="77777777" w:rsidR="00F803C3" w:rsidRDefault="00000000">
      <w:pPr>
        <w:spacing w:after="120" w:line="480" w:lineRule="auto"/>
        <w:ind w:firstLine="360"/>
        <w:jc w:val="both"/>
      </w:pPr>
      <w:r>
        <w:t>We compare three configurations using Gemma 3 4B (Gemma Team, 2024) as the primary LLM: Group A (ungoverned; raw LLM output executed directly), Group B (WAGF governance baseline), and Group C (WAGF governance with reflection-enabled memory and priority schema). All groups use identical initial agent profiles, flood sequences, and random seeds to isolate governance effects. B-vs-C is treated as a secondary process comparison, while A-vs-(B/C) is the primary effectiveness comparison.</w:t>
      </w:r>
    </w:p>
    <w:p w14:paraId="290E8191" w14:textId="77777777" w:rsidR="00F803C3" w:rsidRDefault="00000000">
      <w:pPr>
        <w:pStyle w:val="2"/>
        <w:spacing w:line="480" w:lineRule="auto"/>
      </w:pPr>
      <w:r>
        <w:t>4.2 Feasibility Hallucination and Rationality Diagnostics</w:t>
      </w:r>
    </w:p>
    <w:p w14:paraId="2C8D538C"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household is counted as a feasibility violation (FHR channel). Rationality deviation is evaluated with thinking-rule coherence checks between appraisal and selected action (IBR channel). Both channels are computed at decision level over active decisions, while retry counters are reported separately as governance workload.</w:t>
      </w:r>
    </w:p>
    <w:p w14:paraId="44CADA5B" w14:textId="77777777" w:rsidR="00F803C3" w:rsidRDefault="1937EF80">
      <w:pPr>
        <w:spacing w:after="120" w:line="480" w:lineRule="auto"/>
        <w:ind w:firstLine="360"/>
        <w:jc w:val="both"/>
      </w:pPr>
      <w:r>
        <w:lastRenderedPageBreak/>
        <w:t>Under the current strict feasibility definition (identity/precondition contradictions), FHR remains near zero across most runs. The dominant residual channel is irrational behavior (IBR), and governance (Groups B/C) substantially reduces this channel relative to ungoverned baselines.</w:t>
      </w:r>
    </w:p>
    <w:p w14:paraId="3527AD40" w14:textId="77777777" w:rsidR="00F803C3" w:rsidRDefault="00000000">
      <w:pPr>
        <w:pStyle w:val="2"/>
        <w:spacing w:line="480" w:lineRule="auto"/>
      </w:pPr>
      <w:r>
        <w:t>4.3 Results</w:t>
      </w:r>
    </w:p>
    <w:p w14:paraId="4E2E4212" w14:textId="77777777" w:rsidR="00F803C3" w:rsidRDefault="00000000">
      <w:pPr>
        <w:spacing w:after="120" w:line="480" w:lineRule="auto"/>
        <w:ind w:firstLine="360"/>
        <w:jc w:val="both"/>
      </w:pPr>
      <w:r>
        <w:t>Figure 2 presents the key results. The central performance pattern is lower irrational behavior (IBR) under governance with retained effective diversity (EHE). We therefore interpret A-vs-(B/C) as the main effectiveness contrast. B-vs-C differences are reported as secondary process evidence and interpreted conservatively. Raw entropy alone can be misleading when feasibility and coherence channels are not reported jointly; therefore we report IBR, FHR, H_norm, and EHE together.</w:t>
      </w:r>
    </w:p>
    <w:p w14:paraId="5FA993DD" w14:textId="77777777" w:rsidR="00F803C3" w:rsidRDefault="00000000">
      <w:pPr>
        <w:spacing w:after="120" w:line="480" w:lineRule="auto"/>
        <w:ind w:firstLine="360"/>
        <w:jc w:val="both"/>
      </w:pPr>
      <w:r>
        <w:t>The most striking behavioral difference is relocation. Group A produces zero cumulative relocations: 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14:paraId="079A71A3" w14:textId="77777777" w:rsidR="00F803C3" w:rsidRDefault="00000000">
      <w:pPr>
        <w:spacing w:before="240" w:after="60" w:line="480" w:lineRule="auto"/>
        <w:jc w:val="center"/>
      </w:pPr>
      <w:r>
        <w:lastRenderedPageBreak/>
        <w:t>[FIGURE 2: Flood Results ??(a) Raw vs corrected entropy with EHE, (b) Cumulative relocation curves]</w:t>
      </w:r>
    </w:p>
    <w:p w14:paraId="4B06205A" w14:textId="77777777" w:rsidR="00F803C3" w:rsidRDefault="00000000">
      <w:r>
        <w:t>Table 1 (continued). Detailed model-level values are provided in the companion table source (`paper/tables/Table1_executed_metrics_clean_v2.csv`). Cells with incomplete Run_3 coverage are explicitly reported with their available n_runs.</w:t>
      </w:r>
    </w:p>
    <w:tbl>
      <w:tblPr>
        <w:tblW w:w="0" w:type="auto"/>
        <w:jc w:val="center"/>
        <w:tblCellMar>
          <w:left w:w="10" w:type="dxa"/>
          <w:right w:w="10" w:type="dxa"/>
        </w:tblCellMar>
        <w:tblLook w:val="04A0" w:firstRow="1" w:lastRow="0" w:firstColumn="1" w:lastColumn="0" w:noHBand="0" w:noVBand="1"/>
      </w:tblPr>
      <w:tblGrid>
        <w:gridCol w:w="2083"/>
        <w:gridCol w:w="2028"/>
        <w:gridCol w:w="2100"/>
        <w:gridCol w:w="2095"/>
      </w:tblGrid>
      <w:tr w:rsidR="00F803C3" w14:paraId="03D5B887" w14:textId="77777777">
        <w:trPr>
          <w:jc w:val="center"/>
        </w:trPr>
        <w:tc>
          <w:tcPr>
            <w:tcW w:w="2256" w:type="dxa"/>
          </w:tcPr>
          <w:p w14:paraId="451407FE" w14:textId="77777777" w:rsidR="00F803C3" w:rsidRDefault="00000000">
            <w:pPr>
              <w:jc w:val="center"/>
            </w:pPr>
            <w:r>
              <w:rPr>
                <w:b/>
                <w:sz w:val="18"/>
              </w:rPr>
              <w:t>Metric</w:t>
            </w:r>
          </w:p>
        </w:tc>
        <w:tc>
          <w:tcPr>
            <w:tcW w:w="2256" w:type="dxa"/>
          </w:tcPr>
          <w:p w14:paraId="2C83794F" w14:textId="77777777" w:rsidR="00F803C3" w:rsidRDefault="00000000">
            <w:pPr>
              <w:jc w:val="center"/>
            </w:pPr>
            <w:r>
              <w:rPr>
                <w:b/>
                <w:sz w:val="18"/>
              </w:rPr>
              <w:t>Group A</w:t>
            </w:r>
            <w:r>
              <w:rPr>
                <w:b/>
                <w:sz w:val="18"/>
              </w:rPr>
              <w:br/>
              <w:t>(Ungoverned)</w:t>
            </w:r>
          </w:p>
        </w:tc>
        <w:tc>
          <w:tcPr>
            <w:tcW w:w="2256" w:type="dxa"/>
          </w:tcPr>
          <w:p w14:paraId="4AD1A3F7" w14:textId="77777777" w:rsidR="00F803C3" w:rsidRDefault="00000000">
            <w:pPr>
              <w:jc w:val="center"/>
            </w:pPr>
            <w:r>
              <w:rPr>
                <w:b/>
                <w:sz w:val="18"/>
              </w:rPr>
              <w:t>Group B</w:t>
            </w:r>
            <w:r>
              <w:rPr>
                <w:b/>
                <w:sz w:val="18"/>
              </w:rPr>
              <w:br/>
              <w:t>(WAGF+Window)</w:t>
            </w:r>
          </w:p>
        </w:tc>
        <w:tc>
          <w:tcPr>
            <w:tcW w:w="2256" w:type="dxa"/>
          </w:tcPr>
          <w:p w14:paraId="678C1385" w14:textId="77777777" w:rsidR="00F803C3" w:rsidRDefault="00000000">
            <w:pPr>
              <w:jc w:val="center"/>
            </w:pPr>
            <w:r>
              <w:rPr>
                <w:b/>
                <w:sz w:val="18"/>
              </w:rPr>
              <w:t>Group C</w:t>
            </w:r>
            <w:r>
              <w:rPr>
                <w:b/>
                <w:sz w:val="18"/>
              </w:rPr>
              <w:br/>
              <w:t>(WAGF+Human.)</w:t>
            </w:r>
          </w:p>
        </w:tc>
      </w:tr>
      <w:tr w:rsidR="00F803C3" w14:paraId="65EF2857" w14:textId="77777777">
        <w:trPr>
          <w:jc w:val="center"/>
        </w:trPr>
        <w:tc>
          <w:tcPr>
            <w:tcW w:w="2256" w:type="dxa"/>
          </w:tcPr>
          <w:p w14:paraId="3914B30A" w14:textId="77777777" w:rsidR="00830630" w:rsidRDefault="00000000">
            <w:r>
              <w:t>Hallucination Rate (RH)</w:t>
            </w:r>
          </w:p>
        </w:tc>
        <w:tc>
          <w:tcPr>
            <w:tcW w:w="2256" w:type="dxa"/>
          </w:tcPr>
          <w:p w14:paraId="6A254F9C" w14:textId="77777777" w:rsidR="00830630" w:rsidRDefault="00000000">
            <w:r>
              <w:t>0.00%</w:t>
            </w:r>
          </w:p>
        </w:tc>
        <w:tc>
          <w:tcPr>
            <w:tcW w:w="2256" w:type="dxa"/>
          </w:tcPr>
          <w:p w14:paraId="346C10BA" w14:textId="77777777" w:rsidR="00830630" w:rsidRDefault="00000000">
            <w:r>
              <w:t>0.00%</w:t>
            </w:r>
          </w:p>
        </w:tc>
        <w:tc>
          <w:tcPr>
            <w:tcW w:w="2256" w:type="dxa"/>
          </w:tcPr>
          <w:p w14:paraId="30CA8F7B" w14:textId="77777777" w:rsidR="00830630" w:rsidRDefault="00000000">
            <w:r>
              <w:t>0.00%</w:t>
            </w:r>
          </w:p>
        </w:tc>
      </w:tr>
      <w:tr w:rsidR="00F803C3" w14:paraId="005D9004" w14:textId="77777777">
        <w:trPr>
          <w:jc w:val="center"/>
        </w:trPr>
        <w:tc>
          <w:tcPr>
            <w:tcW w:w="2256" w:type="dxa"/>
          </w:tcPr>
          <w:p w14:paraId="22EB7676" w14:textId="77777777" w:rsidR="00830630" w:rsidRDefault="00000000">
            <w:r>
              <w:t>Total hallucinations</w:t>
            </w:r>
          </w:p>
        </w:tc>
        <w:tc>
          <w:tcPr>
            <w:tcW w:w="2256" w:type="dxa"/>
          </w:tcPr>
          <w:p w14:paraId="3E2C5313" w14:textId="77777777" w:rsidR="00830630" w:rsidRDefault="00000000">
            <w:r>
              <w:t>0</w:t>
            </w:r>
          </w:p>
        </w:tc>
        <w:tc>
          <w:tcPr>
            <w:tcW w:w="2256" w:type="dxa"/>
          </w:tcPr>
          <w:p w14:paraId="457BE14F" w14:textId="77777777" w:rsidR="00830630" w:rsidRDefault="00000000">
            <w:r>
              <w:t>0</w:t>
            </w:r>
          </w:p>
        </w:tc>
        <w:tc>
          <w:tcPr>
            <w:tcW w:w="2256" w:type="dxa"/>
          </w:tcPr>
          <w:p w14:paraId="3C7F72A2" w14:textId="77777777" w:rsidR="00830630" w:rsidRDefault="00000000">
            <w:r>
              <w:t>0</w:t>
            </w:r>
          </w:p>
        </w:tc>
      </w:tr>
      <w:tr w:rsidR="00F803C3" w14:paraId="64495061" w14:textId="77777777">
        <w:trPr>
          <w:jc w:val="center"/>
        </w:trPr>
        <w:tc>
          <w:tcPr>
            <w:tcW w:w="2256" w:type="dxa"/>
          </w:tcPr>
          <w:p w14:paraId="206A90CB" w14:textId="77777777" w:rsidR="00830630" w:rsidRDefault="00000000">
            <w:r>
              <w:t>Raw Hnorm</w:t>
            </w:r>
          </w:p>
        </w:tc>
        <w:tc>
          <w:tcPr>
            <w:tcW w:w="2256" w:type="dxa"/>
          </w:tcPr>
          <w:p w14:paraId="33417D16" w14:textId="77777777" w:rsidR="00830630" w:rsidRDefault="00000000">
            <w:r>
              <w:t>0.584</w:t>
            </w:r>
          </w:p>
        </w:tc>
        <w:tc>
          <w:tcPr>
            <w:tcW w:w="2256" w:type="dxa"/>
          </w:tcPr>
          <w:p w14:paraId="726885D6" w14:textId="77777777" w:rsidR="00830630" w:rsidRDefault="00000000">
            <w:r>
              <w:t>0.756</w:t>
            </w:r>
          </w:p>
        </w:tc>
        <w:tc>
          <w:tcPr>
            <w:tcW w:w="2256" w:type="dxa"/>
          </w:tcPr>
          <w:p w14:paraId="2EE36292" w14:textId="77777777" w:rsidR="00830630" w:rsidRDefault="00000000">
            <w:r>
              <w:t>0.778</w:t>
            </w:r>
          </w:p>
        </w:tc>
      </w:tr>
      <w:tr w:rsidR="00F803C3" w14:paraId="57D180CF" w14:textId="77777777">
        <w:trPr>
          <w:jc w:val="center"/>
        </w:trPr>
        <w:tc>
          <w:tcPr>
            <w:tcW w:w="2256" w:type="dxa"/>
          </w:tcPr>
          <w:p w14:paraId="6B9D952B" w14:textId="77777777" w:rsidR="00830630" w:rsidRDefault="00000000">
            <w:r>
              <w:t>Corrected Hnorm</w:t>
            </w:r>
          </w:p>
        </w:tc>
        <w:tc>
          <w:tcPr>
            <w:tcW w:w="2256" w:type="dxa"/>
          </w:tcPr>
          <w:p w14:paraId="17707D19" w14:textId="77777777" w:rsidR="00830630" w:rsidRDefault="00000000">
            <w:r>
              <w:t>0.584</w:t>
            </w:r>
          </w:p>
        </w:tc>
        <w:tc>
          <w:tcPr>
            <w:tcW w:w="2256" w:type="dxa"/>
          </w:tcPr>
          <w:p w14:paraId="517BDFE7" w14:textId="77777777" w:rsidR="00830630" w:rsidRDefault="00000000">
            <w:r>
              <w:t>0.756</w:t>
            </w:r>
          </w:p>
        </w:tc>
        <w:tc>
          <w:tcPr>
            <w:tcW w:w="2256" w:type="dxa"/>
          </w:tcPr>
          <w:p w14:paraId="1849871F" w14:textId="77777777" w:rsidR="00830630" w:rsidRDefault="00000000">
            <w:r>
              <w:t>0.778</w:t>
            </w:r>
          </w:p>
        </w:tc>
      </w:tr>
      <w:tr w:rsidR="00F803C3" w14:paraId="71E77EAC" w14:textId="77777777">
        <w:trPr>
          <w:jc w:val="center"/>
        </w:trPr>
        <w:tc>
          <w:tcPr>
            <w:tcW w:w="2256" w:type="dxa"/>
          </w:tcPr>
          <w:p w14:paraId="1B476928" w14:textId="77777777" w:rsidR="00830630" w:rsidRDefault="00000000">
            <w:r>
              <w:t>EBE</w:t>
            </w:r>
          </w:p>
        </w:tc>
        <w:tc>
          <w:tcPr>
            <w:tcW w:w="2256" w:type="dxa"/>
          </w:tcPr>
          <w:p w14:paraId="1D99E2D9" w14:textId="77777777" w:rsidR="00830630" w:rsidRDefault="00000000">
            <w:r>
              <w:t>0.584</w:t>
            </w:r>
          </w:p>
        </w:tc>
        <w:tc>
          <w:tcPr>
            <w:tcW w:w="2256" w:type="dxa"/>
          </w:tcPr>
          <w:p w14:paraId="33A064F7" w14:textId="77777777" w:rsidR="00830630" w:rsidRDefault="00000000">
            <w:r>
              <w:t>0.756</w:t>
            </w:r>
          </w:p>
        </w:tc>
        <w:tc>
          <w:tcPr>
            <w:tcW w:w="2256" w:type="dxa"/>
          </w:tcPr>
          <w:p w14:paraId="2B4E322C" w14:textId="77777777" w:rsidR="00830630" w:rsidRDefault="00000000">
            <w:r>
              <w:t>0.778</w:t>
            </w:r>
          </w:p>
        </w:tc>
      </w:tr>
      <w:tr w:rsidR="00F803C3" w14:paraId="6388D0F1" w14:textId="77777777">
        <w:trPr>
          <w:jc w:val="center"/>
        </w:trPr>
        <w:tc>
          <w:tcPr>
            <w:tcW w:w="2256" w:type="dxa"/>
          </w:tcPr>
          <w:p w14:paraId="58F391A1" w14:textId="77777777" w:rsidR="00830630" w:rsidRDefault="00000000">
            <w:r>
              <w:t>Relocated (Year 10)</w:t>
            </w:r>
          </w:p>
        </w:tc>
        <w:tc>
          <w:tcPr>
            <w:tcW w:w="2256" w:type="dxa"/>
          </w:tcPr>
          <w:p w14:paraId="1326C527" w14:textId="77777777" w:rsidR="00830630" w:rsidRDefault="00000000">
            <w:r>
              <w:t>0 / 100</w:t>
            </w:r>
          </w:p>
        </w:tc>
        <w:tc>
          <w:tcPr>
            <w:tcW w:w="2256" w:type="dxa"/>
          </w:tcPr>
          <w:p w14:paraId="51661FB7" w14:textId="77777777" w:rsidR="00830630" w:rsidRDefault="00000000">
            <w:r>
              <w:t>31 / 100</w:t>
            </w:r>
          </w:p>
        </w:tc>
        <w:tc>
          <w:tcPr>
            <w:tcW w:w="2256" w:type="dxa"/>
          </w:tcPr>
          <w:p w14:paraId="55DB924F" w14:textId="77777777" w:rsidR="00830630" w:rsidRDefault="00000000">
            <w:r>
              <w:t>35 / 100</w:t>
            </w:r>
          </w:p>
        </w:tc>
      </w:tr>
      <w:tr w:rsidR="00F803C3" w14:paraId="4F2A23CA" w14:textId="77777777">
        <w:trPr>
          <w:jc w:val="center"/>
        </w:trPr>
        <w:tc>
          <w:tcPr>
            <w:tcW w:w="2256" w:type="dxa"/>
          </w:tcPr>
          <w:p w14:paraId="12C48B24" w14:textId="77777777" w:rsidR="00830630" w:rsidRDefault="00000000">
            <w:r>
              <w:t>Active agents (Year 10)</w:t>
            </w:r>
          </w:p>
        </w:tc>
        <w:tc>
          <w:tcPr>
            <w:tcW w:w="2256" w:type="dxa"/>
          </w:tcPr>
          <w:p w14:paraId="191A9289" w14:textId="77777777" w:rsidR="00830630" w:rsidRDefault="00000000">
            <w:r>
              <w:t>100</w:t>
            </w:r>
          </w:p>
        </w:tc>
        <w:tc>
          <w:tcPr>
            <w:tcW w:w="2256" w:type="dxa"/>
          </w:tcPr>
          <w:p w14:paraId="2B745CED" w14:textId="77777777" w:rsidR="00830630" w:rsidRDefault="00000000">
            <w:r>
              <w:t>69</w:t>
            </w:r>
          </w:p>
        </w:tc>
        <w:tc>
          <w:tcPr>
            <w:tcW w:w="2256" w:type="dxa"/>
          </w:tcPr>
          <w:p w14:paraId="2A1DAAB1" w14:textId="77777777" w:rsidR="00830630" w:rsidRDefault="00000000">
            <w:r>
              <w:t>65</w:t>
            </w:r>
          </w:p>
        </w:tc>
      </w:tr>
    </w:tbl>
    <w:p w14:paraId="1EABCDE8" w14:textId="77777777" w:rsidR="00F803C3" w:rsidRDefault="00000000">
      <w:r>
        <w:t>Pairwise tests (Mann-Whitney U) are interpreted under the updated metric split: IBR as the primary behavioral-rationalization channel, with FHR as a strict secondary safety diagnostic. For B-vs-C, we report effects as exploratory unless replicated under fully balanced run coverage.</w:t>
      </w:r>
    </w:p>
    <w:p w14:paraId="400708BC" w14:textId="77777777" w:rsidR="00F803C3" w:rsidRDefault="00000000">
      <w:pPr>
        <w:pStyle w:val="1"/>
        <w:spacing w:line="480" w:lineRule="auto"/>
      </w:pPr>
      <w:r>
        <w:t>5. Case Study 2: Colorado River Irrigation</w:t>
      </w:r>
    </w:p>
    <w:p w14:paraId="68E6EAC3" w14:textId="77777777" w:rsidR="00F803C3" w:rsidRDefault="00000000">
      <w:pPr>
        <w:pStyle w:val="2"/>
        <w:spacing w:line="480" w:lineRule="auto"/>
      </w:pPr>
      <w:r>
        <w:t>5.1 Setup</w:t>
      </w:r>
    </w:p>
    <w:p w14:paraId="7DC92C34" w14:textId="77777777" w:rsidR="BE341ECD" w:rsidRDefault="BE341ECD" w:rsidP="BE341ECD">
      <w:pPr>
        <w:spacing w:after="120" w:line="480" w:lineRule="auto"/>
        <w:ind w:firstLine="360"/>
        <w:jc w:val="both"/>
      </w:pPr>
      <w:r>
        <w:t xml:space="preserve">To demonstrate cross-domain configurability, we instantiate WAGF in a Colorado River irrigation-demand setting while keeping the broker runtime unchanged from the flood case. The setup uses 78 CRSS irrigation districts over 42 years (2019-2060) with Gemma 3 4B. Domain adaptation is performed at configuration level: five irrigation skills (increase_large, increase_small, maintain_demand, decrease_small, decrease_large), irrigation-specific validators, and dual appraisal constructs (WSA/ACA) replace the flood-domain artifacts. Agent personas are mapped from </w:t>
      </w:r>
      <w:r>
        <w:lastRenderedPageBreak/>
        <w:t>FQL-informed clusters (aggressive, forward-looking conservative, myopic conservative), and magnitude is sampled at execution time from persona-specific distributions rather than directly emitted by the LLM.</w:t>
      </w:r>
    </w:p>
    <w:p w14:paraId="29B1C047" w14:textId="77777777" w:rsidR="BE341ECD" w:rsidRDefault="BE341ECD" w:rsidP="BE341ECD">
      <w:pPr>
        <w:spacing w:after="120" w:line="480" w:lineRule="auto"/>
        <w:ind w:firstLine="360"/>
        <w:jc w:val="both"/>
      </w:pPr>
      <w:r>
        <w:t>The irrigation case is used as an application showcase of WAGF deployment rather than the primary effectiveness benchmark. Governance is configured through ordered constraints and auditable execution, while the environment couples annual demand decisions to Lake Mead through a mass-balance update with shortage-tier feedback. This section therefore emphasizes implementation portability and system-level plausibility under a second water-system context.</w:t>
      </w:r>
    </w:p>
    <w:p w14:paraId="232A2129" w14:textId="77777777" w:rsidR="CF7DCF98" w:rsidRDefault="CF7DCF98" w:rsidP="CF7DCF98">
      <w:pPr>
        <w:spacing w:after="120" w:line="480" w:lineRule="auto"/>
        <w:ind w:firstLine="360"/>
        <w:jc w:val="both"/>
      </w:pPr>
    </w:p>
    <w:p w14:paraId="2246F2AB" w14:textId="77777777" w:rsidR="CF7DCF98" w:rsidRDefault="CF7DCF98" w:rsidP="CF7DCF98">
      <w:pPr>
        <w:spacing w:after="120" w:line="480" w:lineRule="auto"/>
        <w:ind w:firstLine="360"/>
        <w:jc w:val="both"/>
      </w:pPr>
    </w:p>
    <w:p w14:paraId="16D85C9F" w14:textId="77777777" w:rsidR="00F803C3" w:rsidRDefault="00000000">
      <w:pPr>
        <w:pStyle w:val="2"/>
        <w:spacing w:line="480" w:lineRule="auto"/>
      </w:pPr>
      <w:r>
        <w:t>5.2 Results</w:t>
      </w:r>
    </w:p>
    <w:p w14:paraId="0565F2B8" w14:textId="77777777" w:rsidR="BE341ECD" w:rsidRDefault="BE341ECD" w:rsidP="BE341ECD">
      <w:pPr>
        <w:spacing w:after="120" w:line="480" w:lineRule="auto"/>
        <w:ind w:firstLine="360"/>
        <w:jc w:val="both"/>
      </w:pPr>
      <w:r>
        <w:t>Figure 3 presents the irrigation showcase results. At system level, aggregate demand tracks the CRSS reference envelope over the 42-year horizon (mean 5.873 MAF; 37/42 years within +/-10% of the reference), and Lake Mead dynamics span 1003-1179 ft with observed Tier 0-3 years (30/5/2/5). These outputs indicate that the configured WAGF pipeline can produce stable long-horizon trajectories under institutional and hydrologic constraints in this second domain.</w:t>
      </w:r>
    </w:p>
    <w:p w14:paraId="331D1DBD" w14:textId="77777777" w:rsidR="BE341ECD" w:rsidRDefault="BE341ECD" w:rsidP="BE341ECD">
      <w:pPr>
        <w:spacing w:after="120" w:line="480" w:lineRule="auto"/>
        <w:ind w:firstLine="360"/>
        <w:jc w:val="both"/>
      </w:pPr>
      <w:r>
        <w:lastRenderedPageBreak/>
        <w:t>The first years exhibit a transient before the trajectory settles into a narrower operating band. We interpret this as expected initialization behavior in a newly configured domain rather than as the target regime. Consistent with the flood case, governance acts as an execution filter that constrains infeasible or incoherent proposals and records traceable outcomes for diagnosis.</w:t>
      </w:r>
    </w:p>
    <w:p w14:paraId="7F0AAB88" w14:textId="77777777" w:rsidR="BE341ECD" w:rsidRDefault="BE341ECD" w:rsidP="BE341ECD">
      <w:pPr>
        <w:spacing w:after="120" w:line="480" w:lineRule="auto"/>
        <w:ind w:firstLine="360"/>
        <w:jc w:val="both"/>
      </w:pPr>
      <w:r>
        <w:t>Governance narrows the executable action space while preserving interpretable cluster-level differences. Entropy decreases from proposed to executed actions, indicating constraint-induced compression, while qualitative ordering across behavioral clusters remains visible. For this Technical Note, this evidence is used to show that WAGF can be ported to a distinct human-water setting with bounded heterogeneity retained.</w:t>
      </w:r>
    </w:p>
    <w:p w14:paraId="5763725F" w14:textId="77777777" w:rsidR="CF7DCF98" w:rsidRDefault="CF7DCF98" w:rsidP="CF7DCF98">
      <w:pPr>
        <w:spacing w:after="120" w:line="480" w:lineRule="auto"/>
        <w:ind w:firstLine="360"/>
        <w:jc w:val="both"/>
      </w:pPr>
      <w:r>
        <w:t>[FIGURE 3: Irrigation Results - (a) Demand trajectories, (b) Governance outcomes]</w:t>
      </w:r>
    </w:p>
    <w:p w14:paraId="1D278AFE" w14:textId="77777777" w:rsidR="CF7DCF98" w:rsidRDefault="CF7DCF98" w:rsidP="CF7DCF98">
      <w:pPr>
        <w:spacing w:after="120" w:line="480" w:lineRule="auto"/>
        <w:ind w:firstLine="360"/>
        <w:jc w:val="both"/>
      </w:pPr>
      <w:r>
        <w:t>Figure 3. Irrigation application showcase (78 CRSS districts, 42 years, Gemma 3 4B). (a) Annual aggregate demand with CRSS reference envelope. (b) Lake Mead elevation with DCP tier bands. The figure is used to demonstrate cross-domain deployment of the same WAGF runtime through domain-specific configuration artifacts, not as the primary comparative benchmark in this paper.</w:t>
      </w:r>
    </w:p>
    <w:p w14:paraId="110BFC02" w14:textId="77777777" w:rsidR="CF7DCF98" w:rsidRDefault="CF7DCF98" w:rsidP="CF7DCF98">
      <w:pPr>
        <w:spacing w:after="120" w:line="480" w:lineRule="auto"/>
        <w:ind w:firstLine="360"/>
        <w:jc w:val="both"/>
      </w:pPr>
    </w:p>
    <w:p w14:paraId="13CF8204" w14:textId="77777777" w:rsidR="CF7DCF98" w:rsidRDefault="CF7DCF98" w:rsidP="CF7DCF98">
      <w:pPr>
        <w:spacing w:before="240" w:after="60" w:line="480" w:lineRule="auto"/>
        <w:jc w:val="center"/>
      </w:pPr>
    </w:p>
    <w:p w14:paraId="1ABB8A27" w14:textId="77777777" w:rsidR="00F803C3" w:rsidRDefault="00F803C3"/>
    <w:p w14:paraId="27AFC493" w14:textId="77777777" w:rsidR="00F803C3" w:rsidRDefault="00000000">
      <w:pPr>
        <w:pStyle w:val="1"/>
        <w:spacing w:line="480" w:lineRule="auto"/>
      </w:pPr>
      <w:r>
        <w:t>6. Discussion</w:t>
      </w:r>
    </w:p>
    <w:p w14:paraId="1D14FD0B" w14:textId="77777777" w:rsidR="00F803C3" w:rsidRDefault="00000000">
      <w:pPr>
        <w:spacing w:after="120" w:line="480" w:lineRule="auto"/>
        <w:ind w:firstLine="360"/>
        <w:jc w:val="both"/>
      </w:pPr>
      <w:r>
        <w:t>EHE provides a diagnostic that raw entropy alone cannot, but its interpretation is specific: it adjusts diversity by feasibility burden while preserving action-distribution information. Under the executed-only split, ungoverned Group A shows higher coherence deviation (mean IBR about 4.14%) than governed groups (Group B/C approximately 0), while governed groups retain high effective diversity (group-level EHE around 0.64 versus about 0.48 in Group A). This indicates that governance can suppress incoherent action mass without collapsing behavioral heterogeneity.</w:t>
      </w:r>
    </w:p>
    <w:p w14:paraId="493C46F8" w14:textId="77777777" w:rsidR="00F803C3" w:rsidRDefault="00000000">
      <w:pPr>
        <w:spacing w:after="120" w:line="480" w:lineRule="auto"/>
        <w:ind w:firstLine="360"/>
        <w:jc w:val="both"/>
      </w:pPr>
      <w:r>
        <w:t>Cross-model testing suggests that governance mitigates degenerate action concentration in ungoverned settings. In the current runs, A-vs-(B/C) is stable on the primary channel (IBR), while B-vs-C differences are smaller and mixed across model-run pairs. We therefore treat memory/reflection effects as process-level modifiers, supported by trace evidence (retry burden, approval/rejection patterns, and reflection-linked context continuity), rather than as universal outcome gains across all models.</w:t>
      </w:r>
    </w:p>
    <w:p w14:paraId="287B65DF" w14:textId="77777777" w:rsidR="E8F849E9" w:rsidRDefault="E8F849E9" w:rsidP="E8F849E9">
      <w:pPr>
        <w:spacing w:after="120" w:line="480" w:lineRule="auto"/>
        <w:ind w:firstLine="360"/>
        <w:jc w:val="both"/>
      </w:pPr>
      <w:r>
        <w:t xml:space="preserve">A structural distinction between reinforcement-learning agents and LLM agents informs governance design. In the FQL baseline (Hung and Yang, 2021), agents update </w:t>
      </w:r>
      <w:r>
        <w:lastRenderedPageBreak/>
        <w:t>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20FFE452" w14:textId="77777777" w:rsidR="00F803C3" w:rsidRDefault="9E21DE22">
      <w:pPr>
        <w:spacing w:after="120" w:line="480" w:lineRule="auto"/>
        <w:ind w:firstLine="360"/>
        <w:jc w:val="both"/>
      </w:pPr>
      <w:r>
        <w:t>Sixth, reflection provides agent-level action-outcome consolidation. In the current manuscript, its role is interpreted as process support for domain deployment (traceability and context continuity) rather than as a standalone performance claim over the baseline governed configuration.</w:t>
      </w:r>
    </w:p>
    <w:p w14:paraId="13E6DC22" w14:textId="77777777" w:rsidR="00F803C3" w:rsidRDefault="00000000">
      <w:pPr>
        <w:pStyle w:val="1"/>
        <w:spacing w:line="480" w:lineRule="auto"/>
      </w:pPr>
      <w:r>
        <w:lastRenderedPageBreak/>
        <w:t>7. Conclusions</w:t>
      </w:r>
    </w:p>
    <w:p w14:paraId="1A97BCA0" w14:textId="77777777" w:rsidR="00F803C3" w:rsidRDefault="00000000">
      <w:pPr>
        <w:spacing w:after="120" w:line="480" w:lineRule="auto"/>
        <w:ind w:firstLine="360"/>
        <w:jc w:val="both"/>
      </w:pPr>
      <w:r>
        <w:t>We present WAGF as a governance framework for LLM-driven agent-based modeling of human-water systems</w:t>
      </w:r>
    </w:p>
    <w:p w14:paraId="4A2C0969" w14:textId="77777777" w:rsidR="00F803C3" w:rsidRDefault="1937EF80">
      <w:pPr>
        <w:spacing w:after="120" w:line="480" w:lineRule="auto"/>
        <w:ind w:firstLine="360"/>
        <w:jc w:val="both"/>
      </w:pPr>
      <w:r>
        <w:t>In the flood case, strict-feasibility FHR remains low in current runs, while coherence deviations (IBR) are materially higher in ungoverned settings.</w:t>
      </w:r>
    </w:p>
    <w:p w14:paraId="1671DF55" w14:textId="77777777" w:rsidR="259F63AB" w:rsidRDefault="259F63AB" w:rsidP="259F63AB">
      <w:pPr>
        <w:spacing w:after="120" w:line="480" w:lineRule="auto"/>
        <w:ind w:firstLine="360"/>
        <w:jc w:val="both"/>
      </w:pPr>
      <w:r>
        <w:t>Second, governance materially reduces irrational behavior (IBR) while maintaining behavioral diversity. Governed groups show near-zero IBR in current runs and retain high EHE relative to the ungoverned baseline, indicating that governance removes incoherent action mass without collapsing the action repertoire.</w:t>
      </w:r>
    </w:p>
    <w:p w14:paraId="29917FB8"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In this paper, the irrigation section is used as an application showcase of this portability, while primary effectiveness claims are grounded in the flood benchmark design.</w:t>
      </w:r>
    </w:p>
    <w:p w14:paraId="4DDD8664" w14:textId="77777777" w:rsidR="00F803C3" w:rsidRDefault="00000000">
      <w:pPr>
        <w:spacing w:after="120" w:line="480" w:lineRule="auto"/>
        <w:ind w:firstLine="360"/>
        <w:jc w:val="both"/>
      </w:pPr>
      <w:r>
        <w:t xml:space="preserve">Future work should extend multi-agent interaction governance, develop data-informed rule induction, and provide fuller inferential summaries for IBR alongside FHR/EHE across domains. Additionally, injecting system-level feedback into agent reflection — such as basin-wide supply-demand balance or collective action outcomes </w:t>
      </w:r>
      <w:r>
        <w:lastRenderedPageBreak/>
        <w:t>— could test whether larger LLMs develop commons awareness that reduces dependence on hard governance constraints, bridging the gap between reward-based self-regulation and institutional rule enforcement. WAGF, metric definitions, and experiment code are released open-source at [GitHub URL].</w:t>
      </w:r>
    </w:p>
    <w:p w14:paraId="46798E48" w14:textId="77777777" w:rsidR="00F803C3" w:rsidRDefault="00F803C3">
      <w:pPr>
        <w:spacing w:after="120" w:line="480" w:lineRule="auto"/>
        <w:ind w:firstLine="360"/>
        <w:jc w:val="both"/>
      </w:pPr>
    </w:p>
    <w:p w14:paraId="405445D6" w14:textId="77777777" w:rsidR="00F803C3" w:rsidRDefault="00F803C3"/>
    <w:p w14:paraId="7C07E8DF" w14:textId="77777777" w:rsidR="00F803C3" w:rsidRDefault="00000000">
      <w:pPr>
        <w:pStyle w:val="1"/>
        <w:spacing w:line="480" w:lineRule="auto"/>
      </w:pPr>
      <w:r>
        <w:t>Data Availability Statement</w:t>
      </w:r>
    </w:p>
    <w:p w14:paraId="567DB3D0" w14:textId="77777777" w:rsidR="00F803C3" w:rsidRDefault="00000000">
      <w:pPr>
        <w:spacing w:after="120" w:line="480" w:lineRule="auto"/>
        <w:jc w:val="both"/>
      </w:pPr>
      <w: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2F6815B2" w14:textId="77777777" w:rsidR="00F803C3" w:rsidRDefault="00000000">
      <w:pPr>
        <w:pStyle w:val="1"/>
        <w:spacing w:line="480" w:lineRule="auto"/>
      </w:pPr>
      <w:r>
        <w:t>Conflict of Interest</w:t>
      </w:r>
    </w:p>
    <w:p w14:paraId="47150D0E" w14:textId="77777777" w:rsidR="00F803C3" w:rsidRDefault="00000000">
      <w:pPr>
        <w:spacing w:after="120" w:line="480" w:lineRule="auto"/>
        <w:jc w:val="both"/>
      </w:pPr>
      <w:r>
        <w:t>The authors declare no conflicts of interest relevant to this study.</w:t>
      </w:r>
    </w:p>
    <w:p w14:paraId="0DA29F31" w14:textId="77777777" w:rsidR="00F803C3" w:rsidRDefault="00000000">
      <w:pPr>
        <w:pStyle w:val="1"/>
        <w:spacing w:line="480" w:lineRule="auto"/>
      </w:pPr>
      <w:r>
        <w:t>Author Contributions</w:t>
      </w:r>
    </w:p>
    <w:p w14:paraId="32C1CAC2" w14:textId="77777777" w:rsidR="00F803C3" w:rsidRDefault="00000000">
      <w:pPr>
        <w:spacing w:after="120" w:line="480" w:lineRule="auto"/>
        <w:jc w:val="both"/>
      </w:pPr>
      <w:r>
        <w:t xml:space="preserve">Wen-Yu Chen: Conceptualization, Methodology, Software, Validation, Formal analysis, Investigation, Writing ??Original Draft, Visualization. [Second Author]: </w:t>
      </w:r>
      <w:r>
        <w:lastRenderedPageBreak/>
        <w:t>Supervision, Writing ??Review &amp; Editing, Funding acquisition.</w:t>
      </w:r>
    </w:p>
    <w:p w14:paraId="4F8C318B" w14:textId="77777777" w:rsidR="00F803C3" w:rsidRDefault="00000000">
      <w:pPr>
        <w:pStyle w:val="1"/>
        <w:spacing w:line="480" w:lineRule="auto"/>
      </w:pPr>
      <w:r>
        <w:t>Acknowledgments</w:t>
      </w:r>
    </w:p>
    <w:p w14:paraId="50557CC2" w14:textId="77777777" w:rsidR="00F803C3" w:rsidRDefault="00000000">
      <w:pPr>
        <w:spacing w:after="120" w:line="480" w:lineRule="auto"/>
        <w:jc w:val="both"/>
      </w:pPr>
      <w:r>
        <w:t>This work was supported by [funding source].</w:t>
      </w:r>
    </w:p>
    <w:p w14:paraId="7AA00174" w14:textId="77777777" w:rsidR="00F803C3" w:rsidRDefault="00F803C3"/>
    <w:p w14:paraId="6764BD51" w14:textId="77777777" w:rsidR="00F803C3" w:rsidRDefault="00000000">
      <w:pPr>
        <w:pStyle w:val="1"/>
        <w:spacing w:line="480" w:lineRule="auto"/>
      </w:pPr>
      <w:r>
        <w:t>References</w:t>
      </w:r>
    </w:p>
    <w:p w14:paraId="1EBFC822" w14:textId="77777777" w:rsidR="00F803C3" w:rsidRDefault="00000000">
      <w:pPr>
        <w:spacing w:after="120" w:line="480" w:lineRule="auto"/>
        <w:jc w:val="both"/>
      </w:pPr>
      <w:r>
        <w:t>Aerts, J. C. J. H., et al. (2018). Integrating human behaviour dynamics into flood disaster risk assessment. Nature Climate Change, 8(3), 193??99.</w:t>
      </w:r>
    </w:p>
    <w:p w14:paraId="3E6D95EC" w14:textId="77777777" w:rsidR="00F803C3" w:rsidRDefault="00000000">
      <w:pPr>
        <w:spacing w:after="120" w:line="480" w:lineRule="auto"/>
        <w:jc w:val="both"/>
      </w:pPr>
      <w:r>
        <w:t>Bai, Y., et al. (2022). Constitutional AI: Harmlessness from AI feedback. arXiv:2212.08073.</w:t>
      </w:r>
    </w:p>
    <w:p w14:paraId="0D1D42D9" w14:textId="77777777" w:rsidR="00F803C3" w:rsidRDefault="00000000">
      <w:pPr>
        <w:spacing w:after="120" w:line="480" w:lineRule="auto"/>
        <w:jc w:val="both"/>
      </w:pPr>
      <w:r>
        <w:t>Berglund, E. Z. (2015). Using agent-based modeling for water resources planning and management. J. Water Resour. Plan. Manag., 141(11), 04015025.</w:t>
      </w:r>
    </w:p>
    <w:p w14:paraId="369A3694" w14:textId="77777777" w:rsidR="00F803C3" w:rsidRDefault="00000000">
      <w:pPr>
        <w:spacing w:after="120" w:line="480" w:lineRule="auto"/>
        <w:jc w:val="both"/>
      </w:pPr>
      <w:r>
        <w:t>Boiko, D. A., et al. (2023). Emergent autonomous scientific research capabilities of large language models. Nature, 624, 570??78.</w:t>
      </w:r>
    </w:p>
    <w:p w14:paraId="552CAB00" w14:textId="77777777" w:rsidR="00F803C3" w:rsidRDefault="00000000">
      <w:pPr>
        <w:spacing w:after="120" w:line="480" w:lineRule="auto"/>
        <w:jc w:val="both"/>
      </w:pPr>
      <w:r>
        <w:t>Bubeck, P., et al. (2012). A review of risk perceptions and other factors that influence flood mitigation behavior. Risk Analysis, 32(9), 1481??495.</w:t>
      </w:r>
    </w:p>
    <w:p w14:paraId="2DA8F3AC" w14:textId="77777777" w:rsidR="00F803C3" w:rsidRDefault="00000000">
      <w:pPr>
        <w:spacing w:after="120" w:line="480" w:lineRule="auto"/>
        <w:jc w:val="both"/>
      </w:pPr>
      <w:r>
        <w:t>Castelletti, A., et al. (2010). Tree-based reinforcement learning for optimal water reservoir operation. Water Resour. Res., 46(9), W09507.</w:t>
      </w:r>
    </w:p>
    <w:p w14:paraId="4598CAB3" w14:textId="77777777" w:rsidR="00F803C3" w:rsidRDefault="00000000">
      <w:pPr>
        <w:spacing w:after="120" w:line="480" w:lineRule="auto"/>
        <w:jc w:val="both"/>
      </w:pPr>
      <w:r>
        <w:lastRenderedPageBreak/>
        <w:t>Di Baldassarre, G., et al. (2013). Socio-hydrology: Conceptualising human-flood interactions. Hydrol. Earth Syst. Sci., 17(8), 3295??303.</w:t>
      </w:r>
    </w:p>
    <w:p w14:paraId="11A51E3B" w14:textId="77777777" w:rsidR="00F803C3" w:rsidRDefault="00000000">
      <w:pPr>
        <w:spacing w:after="120" w:line="480" w:lineRule="auto"/>
        <w:jc w:val="both"/>
      </w:pPr>
      <w:r>
        <w:t>Filatova, T., et al. (2013). Spatial agent-based models for socio-ecological systems. Environ. Model. Softw., 45, 1??.</w:t>
      </w:r>
    </w:p>
    <w:p w14:paraId="068571D0" w14:textId="77777777" w:rsidR="00F803C3" w:rsidRDefault="00000000">
      <w:pPr>
        <w:spacing w:after="120" w:line="480" w:lineRule="auto"/>
        <w:jc w:val="both"/>
      </w:pPr>
      <w:r>
        <w:t>Gao, C., et al. (2024). Large language models empowered agent-based modeling and simulation: A survey. Humanit. Soc. Sci. Commun., 11, 1498.</w:t>
      </w:r>
    </w:p>
    <w:p w14:paraId="486BEAC4" w14:textId="77777777" w:rsidR="00F803C3" w:rsidRDefault="00000000">
      <w:pPr>
        <w:spacing w:after="120" w:line="480" w:lineRule="auto"/>
        <w:jc w:val="both"/>
      </w:pPr>
      <w:r>
        <w:t>Gemma Team (2024). Gemma: Open models based on Gemini research and technology. arXiv:2403.08295.</w:t>
      </w:r>
    </w:p>
    <w:p w14:paraId="6F1A2F80" w14:textId="77777777" w:rsidR="00F803C3" w:rsidRDefault="00000000">
      <w:pPr>
        <w:spacing w:after="120" w:line="480" w:lineRule="auto"/>
        <w:jc w:val="both"/>
      </w:pPr>
      <w:r>
        <w:t>Giuliani, M., et al. (2016). Is robustness really robust? Climatic Change, 135(3), 409??24.</w:t>
      </w:r>
    </w:p>
    <w:p w14:paraId="5A9D3A95" w14:textId="77777777" w:rsidR="00F803C3" w:rsidRDefault="00000000">
      <w:pPr>
        <w:spacing w:after="120" w:line="480" w:lineRule="auto"/>
        <w:jc w:val="both"/>
      </w:pPr>
      <w:r>
        <w:t>Giuliani, M., et al. (2022). Is it worth using AI to solve the water crisis? Water Resour. Res., 58(4), e2021WR031219.</w:t>
      </w:r>
    </w:p>
    <w:p w14:paraId="5CDD5459" w14:textId="77777777" w:rsidR="00F803C3" w:rsidRDefault="00000000">
      <w:pPr>
        <w:spacing w:after="120" w:line="480" w:lineRule="auto"/>
        <w:jc w:val="both"/>
      </w:pPr>
      <w:r>
        <w:t>Guo, D., et al. (2025). DeepSeek-R1: Incentivizing reasoning capability in LLMs via reinforcement learning. arXiv:2501.12948.</w:t>
      </w:r>
    </w:p>
    <w:p w14:paraId="31F9BB97" w14:textId="77777777" w:rsidR="00F803C3" w:rsidRDefault="00000000">
      <w:pPr>
        <w:spacing w:after="120" w:line="480" w:lineRule="auto"/>
        <w:jc w:val="both"/>
      </w:pPr>
      <w:r>
        <w:t>Hadjimichael, A., et al. (2020). Defining robustness for diverse stakeholder interests in institutionally complex river basins. Earth's Future, 8(7), e2020EF001503.</w:t>
      </w:r>
    </w:p>
    <w:p w14:paraId="549E60DA" w14:textId="77777777" w:rsidR="00F803C3" w:rsidRDefault="00000000">
      <w:pPr>
        <w:spacing w:after="120" w:line="480" w:lineRule="auto"/>
        <w:jc w:val="both"/>
      </w:pPr>
      <w:r>
        <w:t>Herman, J. D., et al. (2015). How should robustness be defined for water systems planning under change? J. Water Resour. Plan. Manag., 141(10), 04015012.</w:t>
      </w:r>
    </w:p>
    <w:p w14:paraId="5AF67298" w14:textId="77777777" w:rsidR="00F803C3" w:rsidRDefault="00000000">
      <w:pPr>
        <w:spacing w:after="120" w:line="480" w:lineRule="auto"/>
        <w:jc w:val="both"/>
      </w:pPr>
      <w:r>
        <w:lastRenderedPageBreak/>
        <w:t>Hung, C.-L., &amp; Yang, Y. C. E. (2021). An agent-based modeling approach for water resources management under uncertainty. Water Resour. Res., 57(10), e2021WR030519.</w:t>
      </w:r>
    </w:p>
    <w:p w14:paraId="3B972489" w14:textId="77777777" w:rsidR="00F803C3" w:rsidRDefault="00000000">
      <w:pPr>
        <w:spacing w:after="120" w:line="480" w:lineRule="auto"/>
        <w:jc w:val="both"/>
      </w:pPr>
      <w:r>
        <w:t>Ji, Z., et al. (2023). Survey of hallucination in natural language generation. ACM Comput. Surv., 55(12), 1??8.</w:t>
      </w:r>
    </w:p>
    <w:p w14:paraId="30616427" w14:textId="77777777" w:rsidR="00F803C3" w:rsidRDefault="00000000">
      <w:pPr>
        <w:spacing w:after="120" w:line="480" w:lineRule="auto"/>
        <w:jc w:val="both"/>
      </w:pPr>
      <w:r>
        <w:t>Jost, L. (2006). Entropy and diversity. Oikos, 113(2), 363??75.</w:t>
      </w:r>
    </w:p>
    <w:p w14:paraId="234BF17B" w14:textId="77777777" w:rsidR="00F803C3" w:rsidRDefault="00000000">
      <w:pPr>
        <w:spacing w:after="120" w:line="480" w:lineRule="auto"/>
        <w:jc w:val="both"/>
      </w:pPr>
      <w:r>
        <w:t>Kanta, L., &amp; Zechman, E. (2014). Complex adaptive systems framework for urban water resources. J. Water Resour. Plan. Manag., 140(1), 75??5.</w:t>
      </w:r>
    </w:p>
    <w:p w14:paraId="337BAFD6" w14:textId="77777777" w:rsidR="00F803C3" w:rsidRDefault="00000000">
      <w:pPr>
        <w:spacing w:after="120" w:line="480" w:lineRule="auto"/>
        <w:jc w:val="both"/>
      </w:pPr>
      <w:r>
        <w:t>Ollama (2024). Ollama: Run large language models locally. https://ollama.com</w:t>
      </w:r>
    </w:p>
    <w:p w14:paraId="2B156867" w14:textId="77777777" w:rsidR="00F803C3" w:rsidRDefault="00000000">
      <w:pPr>
        <w:spacing w:after="120" w:line="480" w:lineRule="auto"/>
        <w:jc w:val="both"/>
      </w:pPr>
      <w:r>
        <w:t>Ouyang, L., et al. (2022). Training language models to follow instructions with human feedback. NeurIPS, 35, 27730??7744.</w:t>
      </w:r>
    </w:p>
    <w:p w14:paraId="6F531214" w14:textId="77777777" w:rsidR="00F803C3" w:rsidRDefault="00000000">
      <w:pPr>
        <w:spacing w:after="120" w:line="480" w:lineRule="auto"/>
        <w:jc w:val="both"/>
      </w:pPr>
      <w:r>
        <w:t>Park, J. S., et al. (2023). Generative agents: Interactive simulacra of human behavior. ACM UIST, 1??2.</w:t>
      </w:r>
    </w:p>
    <w:p w14:paraId="60E98139" w14:textId="77777777" w:rsidR="00F803C3" w:rsidRDefault="00000000">
      <w:pPr>
        <w:spacing w:after="120" w:line="480" w:lineRule="auto"/>
        <w:jc w:val="both"/>
      </w:pPr>
      <w:r>
        <w:t>Rao, A. S., &amp; Georgeff, M. P. (1995). BDI agents: From theory to practice. Proc. 1st Int. Conf. Multi-Agent Syst., 312??19.</w:t>
      </w:r>
    </w:p>
    <w:p w14:paraId="790F6090" w14:textId="77777777" w:rsidR="00F803C3" w:rsidRDefault="00000000">
      <w:pPr>
        <w:spacing w:after="120" w:line="480" w:lineRule="auto"/>
        <w:jc w:val="both"/>
      </w:pPr>
      <w:r>
        <w:t>Rogers, R. W. (1975). A protection motivation theory of fear appeals and attitude change. The Journal of Psychology, 91(1), 93??14.</w:t>
      </w:r>
    </w:p>
    <w:p w14:paraId="5DF873FD" w14:textId="77777777" w:rsidR="00F803C3" w:rsidRDefault="00000000">
      <w:pPr>
        <w:spacing w:after="120" w:line="480" w:lineRule="auto"/>
        <w:jc w:val="both"/>
      </w:pPr>
      <w:r>
        <w:t xml:space="preserve">Rogers, R. W. (1983). Cognitive and psychological processes in fear appeals and </w:t>
      </w:r>
      <w:r>
        <w:lastRenderedPageBreak/>
        <w:t>attitude change. In J. Cacioppo &amp; R. Petty (Eds.), Social Psychophysiology (pp. 153??76). Guilford Press.</w:t>
      </w:r>
    </w:p>
    <w:p w14:paraId="1F869E88" w14:textId="77777777" w:rsidR="00F803C3" w:rsidRDefault="00000000">
      <w:pPr>
        <w:spacing w:after="120" w:line="480" w:lineRule="auto"/>
        <w:jc w:val="both"/>
      </w:pPr>
      <w:r>
        <w:t>Shannon, C. E. (1948). A mathematical theory of communication. Bell Syst. Tech. J., 27(3), 379??23.</w:t>
      </w:r>
    </w:p>
    <w:p w14:paraId="0A7C9749" w14:textId="77777777" w:rsidR="00F803C3" w:rsidRDefault="00000000">
      <w:pPr>
        <w:spacing w:after="120" w:line="480" w:lineRule="auto"/>
        <w:jc w:val="both"/>
      </w:pPr>
      <w:r>
        <w:t>Shumailov, I., et al. (2024). AI models collapse when trained on recursively generated data. Nature, 631, 755??59.</w:t>
      </w:r>
    </w:p>
    <w:p w14:paraId="68C470C2" w14:textId="77777777" w:rsidR="00F803C3" w:rsidRDefault="00000000">
      <w:pPr>
        <w:spacing w:after="120" w:line="480" w:lineRule="auto"/>
        <w:jc w:val="both"/>
      </w:pPr>
      <w:r>
        <w:t>Sivapalan, M., et al. (2012). Socio-hydrology: A new science of people and water. Hydrol. Process., 26(8), 1270??276.</w:t>
      </w:r>
    </w:p>
    <w:p w14:paraId="5326A6E1" w14:textId="77777777" w:rsidR="00F803C3" w:rsidRDefault="00000000">
      <w:pPr>
        <w:spacing w:after="120" w:line="480" w:lineRule="auto"/>
        <w:jc w:val="both"/>
      </w:pPr>
      <w:r>
        <w:t>Touvron, H., et al. (2023). Llama 2: Open foundation and fine-tuned chat models. arXiv:2307.09288.</w:t>
      </w:r>
    </w:p>
    <w:p w14:paraId="0CDCEEDE" w14:textId="77777777" w:rsidR="00F803C3" w:rsidRDefault="00000000">
      <w:pPr>
        <w:spacing w:after="120" w:line="480" w:lineRule="auto"/>
        <w:jc w:val="both"/>
      </w:pPr>
      <w:r>
        <w:t>U.S. Bureau of Reclamation (2012). Colorado River Simulation System (CRSS). Washington, DC.</w:t>
      </w:r>
    </w:p>
    <w:p w14:paraId="12C4680F" w14:textId="77777777" w:rsidR="00F803C3" w:rsidRDefault="00000000">
      <w:pPr>
        <w:spacing w:after="120" w:line="480" w:lineRule="auto"/>
        <w:jc w:val="both"/>
      </w:pPr>
      <w:r>
        <w:t>Wei, J., et al. (2022). Chain-of-thought prompting elicits reasoning in large language models. NeurIPS, 35, 24824??4837.</w:t>
      </w:r>
    </w:p>
    <w:p w14:paraId="13D8BDC6" w14:textId="77777777" w:rsidR="00F803C3" w:rsidRDefault="00000000">
      <w:pPr>
        <w:spacing w:after="120" w:line="480" w:lineRule="auto"/>
        <w:jc w:val="both"/>
      </w:pPr>
      <w:r>
        <w:t>Yang, Y. C. E., et al. (2009). A decentralized optimization algorithm for multiagent system-based watershed management. Water Resour. Res., 45(8), W08430.</w:t>
      </w:r>
    </w:p>
    <w:p w14:paraId="7CF522DA" w14:textId="77777777" w:rsidR="00830630" w:rsidRDefault="00830630"/>
    <w:sectPr w:rsidR="0083063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BD762" w14:textId="77777777" w:rsidR="00FB396C" w:rsidRDefault="00FB396C">
      <w:r>
        <w:separator/>
      </w:r>
    </w:p>
  </w:endnote>
  <w:endnote w:type="continuationSeparator" w:id="0">
    <w:p w14:paraId="6C85C6A4" w14:textId="77777777" w:rsidR="00FB396C" w:rsidRDefault="00FB3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42DAA" w14:textId="77777777" w:rsidR="00FB396C" w:rsidRDefault="00FB396C">
      <w:r>
        <w:separator/>
      </w:r>
    </w:p>
  </w:footnote>
  <w:footnote w:type="continuationSeparator" w:id="0">
    <w:p w14:paraId="529169C1" w14:textId="77777777" w:rsidR="00FB396C" w:rsidRDefault="00FB39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65013B"/>
    <w:rsid w:val="00830630"/>
    <w:rsid w:val="00A51262"/>
    <w:rsid w:val="00B33CED"/>
    <w:rsid w:val="00D7280E"/>
    <w:rsid w:val="00F803C3"/>
    <w:rsid w:val="00FB396C"/>
    <w:rsid w:val="0A01D435"/>
    <w:rsid w:val="1937EF80"/>
    <w:rsid w:val="259F63AB"/>
    <w:rsid w:val="78D810E4"/>
    <w:rsid w:val="8434AB52"/>
    <w:rsid w:val="9E21DE22"/>
    <w:rsid w:val="A0920720"/>
    <w:rsid w:val="BE341ECD"/>
    <w:rsid w:val="CB5E44CF"/>
    <w:rsid w:val="CF7DCF98"/>
    <w:rsid w:val="E8F849E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8088"/>
  <w15:docId w15:val="{06CCC1A7-33B5-4603-99BA-173FF5ED8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3844</Words>
  <Characters>21914</Characters>
  <Application>Microsoft Office Word</Application>
  <DocSecurity>0</DocSecurity>
  <Lines>182</Lines>
  <Paragraphs>51</Paragraphs>
  <ScaleCrop>false</ScaleCrop>
  <Company/>
  <LinksUpToDate>false</LinksUpToDate>
  <CharactersWithSpaces>25707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3</cp:revision>
  <dcterms:created xsi:type="dcterms:W3CDTF">2026-01-31T17:23:00Z</dcterms:created>
  <dcterms:modified xsi:type="dcterms:W3CDTF">2026-02-12T02:58:00Z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